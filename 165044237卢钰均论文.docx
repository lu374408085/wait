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 w:val="30"/>
          <w:szCs w:val="30"/>
        </w:rPr>
      </w:pPr>
      <w:r>
        <w:rPr>
          <w:sz w:val="30"/>
          <w:szCs w:val="30"/>
        </w:rPr>
        <w:drawing>
          <wp:anchor distT="0" distB="0" distL="114300" distR="114300" simplePos="0" relativeHeight="251663360" behindDoc="0" locked="0" layoutInCell="1" allowOverlap="1">
            <wp:simplePos x="0" y="0"/>
            <wp:positionH relativeFrom="column">
              <wp:posOffset>4660900</wp:posOffset>
            </wp:positionH>
            <wp:positionV relativeFrom="paragraph">
              <wp:posOffset>74295</wp:posOffset>
            </wp:positionV>
            <wp:extent cx="1025525" cy="1025525"/>
            <wp:effectExtent l="0" t="0" r="3175" b="317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1025525" cy="1025525"/>
                    </a:xfrm>
                    <a:prstGeom prst="rect">
                      <a:avLst/>
                    </a:prstGeom>
                    <a:noFill/>
                    <a:ln>
                      <a:noFill/>
                    </a:ln>
                  </pic:spPr>
                </pic:pic>
              </a:graphicData>
            </a:graphic>
          </wp:anchor>
        </w:drawing>
      </w:r>
    </w:p>
    <w:p>
      <w:pPr>
        <w:rPr>
          <w:b/>
          <w:sz w:val="24"/>
          <w:szCs w:val="24"/>
        </w:rPr>
      </w:pPr>
    </w:p>
    <w:p/>
    <w:p/>
    <w:p/>
    <w:p>
      <w:r>
        <w:t xml:space="preserve">                 </w:t>
      </w:r>
    </w:p>
    <w:p/>
    <w:p>
      <w:r>
        <w:drawing>
          <wp:anchor distT="0" distB="0" distL="114300" distR="114300" simplePos="0" relativeHeight="251662336" behindDoc="0" locked="0" layoutInCell="1" allowOverlap="1">
            <wp:simplePos x="0" y="0"/>
            <wp:positionH relativeFrom="column">
              <wp:posOffset>1021080</wp:posOffset>
            </wp:positionH>
            <wp:positionV relativeFrom="paragraph">
              <wp:posOffset>16510</wp:posOffset>
            </wp:positionV>
            <wp:extent cx="3217545" cy="788035"/>
            <wp:effectExtent l="0" t="0" r="1905" b="12065"/>
            <wp:wrapNone/>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0"/>
                    <a:stretch>
                      <a:fillRect/>
                    </a:stretch>
                  </pic:blipFill>
                  <pic:spPr>
                    <a:xfrm>
                      <a:off x="0" y="0"/>
                      <a:ext cx="3217545" cy="788035"/>
                    </a:xfrm>
                    <a:prstGeom prst="rect">
                      <a:avLst/>
                    </a:prstGeom>
                    <a:noFill/>
                    <a:ln>
                      <a:noFill/>
                    </a:ln>
                  </pic:spPr>
                </pic:pic>
              </a:graphicData>
            </a:graphic>
          </wp:anchor>
        </w:drawing>
      </w:r>
    </w:p>
    <w:p/>
    <w:p/>
    <w:p/>
    <w:p/>
    <w:p>
      <w:pPr>
        <w:jc w:val="center"/>
        <w:rPr>
          <w:b/>
          <w:bCs/>
          <w:sz w:val="84"/>
          <w:szCs w:val="84"/>
        </w:rPr>
      </w:pPr>
    </w:p>
    <w:p>
      <w:pPr>
        <w:jc w:val="center"/>
        <w:rPr>
          <w:b/>
          <w:bCs/>
          <w:sz w:val="84"/>
          <w:szCs w:val="84"/>
        </w:rPr>
      </w:pPr>
      <w:r>
        <w:rPr>
          <w:b/>
          <w:bCs/>
          <w:sz w:val="84"/>
          <w:szCs w:val="84"/>
        </w:rPr>
        <w:t>本科毕业设计</w:t>
      </w:r>
    </w:p>
    <w:p>
      <w:pPr>
        <w:spacing w:before="50" w:after="156" w:afterLines="50"/>
      </w:pPr>
    </w:p>
    <w:p>
      <w:pPr>
        <w:spacing w:before="50" w:after="156" w:afterLines="50"/>
      </w:pPr>
    </w:p>
    <w:p>
      <w:pPr>
        <w:spacing w:before="50" w:after="156" w:afterLines="50"/>
      </w:pPr>
    </w:p>
    <w:tbl>
      <w:tblPr>
        <w:tblStyle w:val="10"/>
        <w:tblW w:w="8436" w:type="dxa"/>
        <w:jc w:val="center"/>
        <w:tblBorders>
          <w:top w:val="none" w:color="auto" w:sz="0"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07"/>
        <w:gridCol w:w="2809"/>
        <w:gridCol w:w="1408"/>
        <w:gridCol w:w="2812"/>
      </w:tblGrid>
      <w:tr>
        <w:tblPrEx>
          <w:tblBorders>
            <w:top w:val="none" w:color="auto" w:sz="0"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07" w:type="dxa"/>
            <w:vAlign w:val="center"/>
          </w:tcPr>
          <w:p>
            <w:pPr>
              <w:spacing w:line="480" w:lineRule="auto"/>
              <w:jc w:val="center"/>
              <w:rPr>
                <w:b/>
                <w:sz w:val="28"/>
                <w:szCs w:val="28"/>
              </w:rPr>
            </w:pPr>
            <w:r>
              <w:rPr>
                <w:b/>
                <w:sz w:val="28"/>
                <w:szCs w:val="28"/>
              </w:rPr>
              <w:t>题　　目</w:t>
            </w:r>
          </w:p>
        </w:tc>
        <w:tc>
          <w:tcPr>
            <w:tcW w:w="7029" w:type="dxa"/>
            <w:gridSpan w:val="3"/>
            <w:tcBorders>
              <w:bottom w:val="single" w:color="auto" w:sz="8" w:space="0"/>
            </w:tcBorders>
            <w:vAlign w:val="center"/>
          </w:tcPr>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center"/>
              <w:rPr>
                <w:sz w:val="28"/>
                <w:szCs w:val="28"/>
              </w:rPr>
            </w:pPr>
            <w:r>
              <w:rPr>
                <w:rFonts w:hint="eastAsia"/>
                <w:sz w:val="28"/>
                <w:szCs w:val="28"/>
              </w:rPr>
              <w:t>基于WSN的智能教室管理系统的设计与实现</w:t>
            </w:r>
          </w:p>
        </w:tc>
      </w:tr>
      <w:tr>
        <w:tblPrEx>
          <w:tblBorders>
            <w:top w:val="none" w:color="auto" w:sz="0"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07" w:type="dxa"/>
            <w:vAlign w:val="center"/>
          </w:tcPr>
          <w:p>
            <w:pPr>
              <w:spacing w:line="480" w:lineRule="auto"/>
              <w:jc w:val="center"/>
              <w:rPr>
                <w:b/>
                <w:sz w:val="28"/>
                <w:szCs w:val="28"/>
              </w:rPr>
            </w:pPr>
            <w:r>
              <w:rPr>
                <w:b/>
                <w:sz w:val="28"/>
                <w:szCs w:val="28"/>
              </w:rPr>
              <w:t>学生姓名</w:t>
            </w:r>
          </w:p>
        </w:tc>
        <w:tc>
          <w:tcPr>
            <w:tcW w:w="2809" w:type="dxa"/>
            <w:tcBorders>
              <w:top w:val="single" w:color="auto" w:sz="8" w:space="0"/>
              <w:bottom w:val="single" w:color="auto" w:sz="8" w:space="0"/>
            </w:tcBorders>
            <w:vAlign w:val="center"/>
          </w:tcPr>
          <w:p>
            <w:pPr>
              <w:spacing w:line="480" w:lineRule="auto"/>
              <w:jc w:val="center"/>
              <w:rPr>
                <w:sz w:val="28"/>
                <w:szCs w:val="28"/>
              </w:rPr>
            </w:pPr>
            <w:r>
              <w:rPr>
                <w:rFonts w:hint="eastAsia"/>
                <w:sz w:val="28"/>
                <w:szCs w:val="28"/>
              </w:rPr>
              <w:t>卢钰均</w:t>
            </w:r>
          </w:p>
        </w:tc>
        <w:tc>
          <w:tcPr>
            <w:tcW w:w="1408" w:type="dxa"/>
            <w:tcBorders>
              <w:top w:val="single" w:color="auto" w:sz="8" w:space="0"/>
            </w:tcBorders>
            <w:vAlign w:val="center"/>
          </w:tcPr>
          <w:p>
            <w:pPr>
              <w:spacing w:line="480" w:lineRule="auto"/>
              <w:jc w:val="center"/>
              <w:rPr>
                <w:b/>
                <w:sz w:val="28"/>
                <w:szCs w:val="28"/>
              </w:rPr>
            </w:pPr>
            <w:r>
              <w:rPr>
                <w:b/>
                <w:sz w:val="28"/>
                <w:szCs w:val="28"/>
              </w:rPr>
              <w:t>学　　号</w:t>
            </w:r>
          </w:p>
        </w:tc>
        <w:tc>
          <w:tcPr>
            <w:tcW w:w="2812" w:type="dxa"/>
            <w:tcBorders>
              <w:top w:val="single" w:color="auto" w:sz="8" w:space="0"/>
              <w:bottom w:val="single" w:color="auto" w:sz="8" w:space="0"/>
            </w:tcBorders>
            <w:vAlign w:val="center"/>
          </w:tcPr>
          <w:p>
            <w:pPr>
              <w:spacing w:line="480" w:lineRule="auto"/>
              <w:jc w:val="center"/>
              <w:rPr>
                <w:sz w:val="28"/>
                <w:szCs w:val="28"/>
              </w:rPr>
            </w:pPr>
            <w:r>
              <w:rPr>
                <w:rFonts w:hint="eastAsia"/>
                <w:sz w:val="28"/>
                <w:szCs w:val="28"/>
              </w:rPr>
              <w:t>165044237</w:t>
            </w:r>
          </w:p>
        </w:tc>
      </w:tr>
      <w:tr>
        <w:tblPrEx>
          <w:tblBorders>
            <w:top w:val="none" w:color="auto" w:sz="0"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07" w:type="dxa"/>
            <w:tcBorders>
              <w:bottom w:val="nil"/>
            </w:tcBorders>
            <w:vAlign w:val="center"/>
          </w:tcPr>
          <w:p>
            <w:pPr>
              <w:spacing w:line="480" w:lineRule="auto"/>
              <w:jc w:val="center"/>
              <w:rPr>
                <w:b/>
                <w:sz w:val="28"/>
                <w:szCs w:val="28"/>
              </w:rPr>
            </w:pPr>
            <w:r>
              <w:rPr>
                <w:b/>
                <w:sz w:val="28"/>
                <w:szCs w:val="28"/>
              </w:rPr>
              <w:t>班　　级</w:t>
            </w:r>
          </w:p>
        </w:tc>
        <w:tc>
          <w:tcPr>
            <w:tcW w:w="2809" w:type="dxa"/>
            <w:tcBorders>
              <w:top w:val="single" w:color="auto" w:sz="8" w:space="0"/>
              <w:bottom w:val="single" w:color="auto" w:sz="8" w:space="0"/>
            </w:tcBorders>
            <w:vAlign w:val="center"/>
          </w:tcPr>
          <w:p>
            <w:pPr>
              <w:spacing w:line="480" w:lineRule="auto"/>
              <w:jc w:val="center"/>
              <w:rPr>
                <w:sz w:val="28"/>
                <w:szCs w:val="28"/>
              </w:rPr>
            </w:pPr>
            <w:r>
              <w:rPr>
                <w:rFonts w:hint="eastAsia"/>
                <w:sz w:val="28"/>
                <w:szCs w:val="28"/>
              </w:rPr>
              <w:t>1650442</w:t>
            </w:r>
            <w:r>
              <w:rPr>
                <w:sz w:val="28"/>
                <w:szCs w:val="28"/>
              </w:rPr>
              <w:fldChar w:fldCharType="begin"/>
            </w:r>
            <w:r>
              <w:rPr>
                <w:sz w:val="28"/>
                <w:szCs w:val="28"/>
              </w:rPr>
              <w:instrText xml:space="preserve"> COMMENTS   \* MERGEFORMAT </w:instrText>
            </w:r>
            <w:r>
              <w:rPr>
                <w:sz w:val="28"/>
                <w:szCs w:val="28"/>
              </w:rPr>
              <w:fldChar w:fldCharType="end"/>
            </w:r>
            <w:r>
              <w:rPr>
                <w:sz w:val="28"/>
                <w:szCs w:val="28"/>
              </w:rPr>
              <w:fldChar w:fldCharType="begin"/>
            </w:r>
            <w:r>
              <w:rPr>
                <w:sz w:val="28"/>
                <w:szCs w:val="28"/>
              </w:rPr>
              <w:instrText xml:space="preserve"> COMMENTS   \* MERGEFORMAT </w:instrText>
            </w:r>
            <w:r>
              <w:rPr>
                <w:sz w:val="28"/>
                <w:szCs w:val="28"/>
              </w:rPr>
              <w:fldChar w:fldCharType="end"/>
            </w:r>
            <w:r>
              <w:rPr>
                <w:sz w:val="28"/>
                <w:szCs w:val="28"/>
              </w:rPr>
              <w:fldChar w:fldCharType="begin"/>
            </w:r>
            <w:r>
              <w:rPr>
                <w:sz w:val="28"/>
                <w:szCs w:val="28"/>
              </w:rPr>
              <w:instrText xml:space="preserve"> COMMENTS   \* MERGEFORMAT </w:instrText>
            </w:r>
            <w:r>
              <w:rPr>
                <w:sz w:val="28"/>
                <w:szCs w:val="28"/>
              </w:rPr>
              <w:fldChar w:fldCharType="end"/>
            </w:r>
          </w:p>
        </w:tc>
        <w:tc>
          <w:tcPr>
            <w:tcW w:w="1408" w:type="dxa"/>
            <w:tcBorders>
              <w:bottom w:val="nil"/>
            </w:tcBorders>
            <w:vAlign w:val="center"/>
          </w:tcPr>
          <w:p>
            <w:pPr>
              <w:spacing w:line="480" w:lineRule="auto"/>
              <w:jc w:val="center"/>
              <w:rPr>
                <w:b/>
                <w:sz w:val="28"/>
                <w:szCs w:val="28"/>
              </w:rPr>
            </w:pPr>
            <w:r>
              <w:rPr>
                <w:b/>
                <w:sz w:val="28"/>
                <w:szCs w:val="28"/>
              </w:rPr>
              <w:t>专    业</w:t>
            </w:r>
          </w:p>
        </w:tc>
        <w:tc>
          <w:tcPr>
            <w:tcW w:w="2812" w:type="dxa"/>
            <w:tcBorders>
              <w:top w:val="single" w:color="auto" w:sz="8" w:space="0"/>
              <w:bottom w:val="single" w:color="auto" w:sz="8" w:space="0"/>
            </w:tcBorders>
            <w:vAlign w:val="center"/>
          </w:tcPr>
          <w:p>
            <w:pPr>
              <w:spacing w:line="480" w:lineRule="auto"/>
              <w:jc w:val="center"/>
              <w:rPr>
                <w:sz w:val="28"/>
                <w:szCs w:val="28"/>
              </w:rPr>
            </w:pPr>
            <w:r>
              <w:rPr>
                <w:rFonts w:hint="eastAsia"/>
                <w:sz w:val="28"/>
                <w:szCs w:val="28"/>
              </w:rPr>
              <w:t>物联网工程</w:t>
            </w:r>
          </w:p>
        </w:tc>
      </w:tr>
      <w:tr>
        <w:tblPrEx>
          <w:tblBorders>
            <w:top w:val="none" w:color="auto" w:sz="0"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07" w:type="dxa"/>
            <w:vAlign w:val="center"/>
          </w:tcPr>
          <w:p>
            <w:pPr>
              <w:spacing w:line="480" w:lineRule="auto"/>
              <w:jc w:val="center"/>
              <w:rPr>
                <w:b/>
                <w:sz w:val="28"/>
                <w:szCs w:val="28"/>
              </w:rPr>
            </w:pPr>
            <w:r>
              <w:rPr>
                <w:rFonts w:hint="eastAsia"/>
                <w:b/>
                <w:sz w:val="28"/>
                <w:szCs w:val="28"/>
              </w:rPr>
              <w:t>学</w:t>
            </w:r>
            <w:r>
              <w:rPr>
                <w:b/>
                <w:sz w:val="28"/>
                <w:szCs w:val="28"/>
              </w:rPr>
              <w:t xml:space="preserve">    </w:t>
            </w:r>
            <w:r>
              <w:rPr>
                <w:rFonts w:hint="eastAsia"/>
                <w:b/>
                <w:sz w:val="28"/>
                <w:szCs w:val="28"/>
              </w:rPr>
              <w:t>院</w:t>
            </w:r>
          </w:p>
        </w:tc>
        <w:tc>
          <w:tcPr>
            <w:tcW w:w="7029" w:type="dxa"/>
            <w:gridSpan w:val="3"/>
            <w:tcBorders>
              <w:top w:val="single" w:color="auto" w:sz="8" w:space="0"/>
              <w:bottom w:val="single" w:color="auto" w:sz="8" w:space="0"/>
            </w:tcBorders>
            <w:vAlign w:val="center"/>
          </w:tcPr>
          <w:p>
            <w:pPr>
              <w:spacing w:line="480" w:lineRule="auto"/>
              <w:jc w:val="center"/>
              <w:rPr>
                <w:sz w:val="28"/>
                <w:szCs w:val="28"/>
              </w:rPr>
            </w:pPr>
            <w:r>
              <w:rPr>
                <w:rFonts w:hint="eastAsia"/>
                <w:sz w:val="28"/>
                <w:szCs w:val="28"/>
              </w:rPr>
              <w:t>信息工程学院</w:t>
            </w:r>
          </w:p>
        </w:tc>
      </w:tr>
      <w:tr>
        <w:tblPrEx>
          <w:tblBorders>
            <w:top w:val="none" w:color="auto" w:sz="0"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07" w:type="dxa"/>
            <w:tcBorders>
              <w:bottom w:val="nil"/>
            </w:tcBorders>
            <w:vAlign w:val="center"/>
          </w:tcPr>
          <w:p>
            <w:pPr>
              <w:spacing w:line="480" w:lineRule="auto"/>
              <w:jc w:val="center"/>
              <w:rPr>
                <w:b/>
                <w:sz w:val="28"/>
                <w:szCs w:val="28"/>
              </w:rPr>
            </w:pPr>
            <w:r>
              <w:rPr>
                <w:b/>
                <w:sz w:val="28"/>
                <w:szCs w:val="28"/>
              </w:rPr>
              <w:t>指导教师</w:t>
            </w:r>
          </w:p>
        </w:tc>
        <w:tc>
          <w:tcPr>
            <w:tcW w:w="2809" w:type="dxa"/>
            <w:tcBorders>
              <w:top w:val="single" w:color="auto" w:sz="8" w:space="0"/>
              <w:bottom w:val="single" w:color="auto" w:sz="8" w:space="0"/>
            </w:tcBorders>
            <w:vAlign w:val="center"/>
          </w:tcPr>
          <w:p>
            <w:pPr>
              <w:spacing w:line="480" w:lineRule="auto"/>
              <w:jc w:val="center"/>
              <w:rPr>
                <w:sz w:val="28"/>
                <w:szCs w:val="28"/>
              </w:rPr>
            </w:pPr>
            <w:r>
              <w:rPr>
                <w:rFonts w:hint="eastAsia"/>
                <w:sz w:val="28"/>
                <w:szCs w:val="28"/>
              </w:rPr>
              <w:t>杨光</w:t>
            </w:r>
          </w:p>
        </w:tc>
        <w:tc>
          <w:tcPr>
            <w:tcW w:w="1408" w:type="dxa"/>
            <w:tcBorders>
              <w:bottom w:val="nil"/>
            </w:tcBorders>
            <w:vAlign w:val="center"/>
          </w:tcPr>
          <w:p>
            <w:pPr>
              <w:spacing w:line="480" w:lineRule="auto"/>
              <w:jc w:val="center"/>
              <w:rPr>
                <w:b/>
                <w:sz w:val="28"/>
                <w:szCs w:val="28"/>
              </w:rPr>
            </w:pPr>
            <w:r>
              <w:rPr>
                <w:b/>
                <w:sz w:val="28"/>
                <w:szCs w:val="28"/>
              </w:rPr>
              <w:t>职    称</w:t>
            </w:r>
          </w:p>
        </w:tc>
        <w:tc>
          <w:tcPr>
            <w:tcW w:w="2812" w:type="dxa"/>
            <w:tcBorders>
              <w:top w:val="single" w:color="auto" w:sz="8" w:space="0"/>
              <w:bottom w:val="single" w:color="auto" w:sz="8" w:space="0"/>
            </w:tcBorders>
            <w:vAlign w:val="center"/>
          </w:tcPr>
          <w:p>
            <w:pPr>
              <w:spacing w:line="480" w:lineRule="auto"/>
              <w:jc w:val="center"/>
              <w:rPr>
                <w:sz w:val="28"/>
                <w:szCs w:val="28"/>
              </w:rPr>
            </w:pPr>
            <w:r>
              <w:rPr>
                <w:rFonts w:hint="eastAsia"/>
                <w:sz w:val="28"/>
                <w:szCs w:val="28"/>
              </w:rPr>
              <w:t>高级工程师</w:t>
            </w:r>
          </w:p>
        </w:tc>
      </w:tr>
    </w:tbl>
    <w:p>
      <w:pPr>
        <w:spacing w:before="50" w:after="156" w:afterLines="50"/>
      </w:pPr>
    </w:p>
    <w:p>
      <w:pPr>
        <w:adjustRightInd w:val="0"/>
        <w:snapToGrid w:val="0"/>
        <w:spacing w:line="264" w:lineRule="auto"/>
        <w:ind w:left="1050" w:leftChars="500" w:firstLine="280" w:firstLineChars="100"/>
        <w:rPr>
          <w:sz w:val="28"/>
          <w:szCs w:val="36"/>
        </w:rPr>
      </w:pPr>
    </w:p>
    <w:p>
      <w:pPr>
        <w:adjustRightInd w:val="0"/>
        <w:snapToGrid w:val="0"/>
        <w:spacing w:line="264" w:lineRule="auto"/>
        <w:ind w:left="1050" w:leftChars="500" w:firstLine="280" w:firstLineChars="100"/>
        <w:rPr>
          <w:sz w:val="28"/>
          <w:szCs w:val="36"/>
        </w:rPr>
      </w:pPr>
    </w:p>
    <w:p/>
    <w:p>
      <w:pPr>
        <w:spacing w:before="50" w:after="156" w:afterLines="50"/>
        <w:jc w:val="center"/>
        <w:rPr>
          <w:b/>
          <w:bCs/>
          <w:sz w:val="28"/>
          <w:szCs w:val="28"/>
        </w:rPr>
      </w:pPr>
      <w:r>
        <w:rPr>
          <w:rFonts w:hint="eastAsia"/>
          <w:b/>
          <w:bCs/>
          <w:sz w:val="28"/>
          <w:szCs w:val="28"/>
        </w:rPr>
        <w:t>2020</w:t>
      </w:r>
      <w:r>
        <w:rPr>
          <w:b/>
          <w:bCs/>
          <w:sz w:val="28"/>
          <w:szCs w:val="28"/>
        </w:rPr>
        <w:t xml:space="preserve">年  </w:t>
      </w:r>
      <w:r>
        <w:rPr>
          <w:rFonts w:hint="eastAsia"/>
          <w:b/>
          <w:bCs/>
          <w:sz w:val="28"/>
          <w:szCs w:val="28"/>
          <w:lang w:val="en-US" w:eastAsia="zh-CN"/>
        </w:rPr>
        <w:t>6</w:t>
      </w:r>
      <w:r>
        <w:rPr>
          <w:b/>
          <w:bCs/>
          <w:sz w:val="28"/>
          <w:szCs w:val="28"/>
        </w:rPr>
        <w:t xml:space="preserve"> 月 </w:t>
      </w:r>
      <w:r>
        <w:rPr>
          <w:rFonts w:hint="eastAsia"/>
          <w:b/>
          <w:bCs/>
          <w:sz w:val="28"/>
          <w:szCs w:val="28"/>
          <w:lang w:val="en-US" w:eastAsia="zh-CN"/>
        </w:rPr>
        <w:t>5</w:t>
      </w:r>
      <w:r>
        <w:rPr>
          <w:b/>
          <w:bCs/>
          <w:sz w:val="28"/>
          <w:szCs w:val="28"/>
        </w:rPr>
        <w:t xml:space="preserve">  日</w:t>
      </w:r>
    </w:p>
    <w:p>
      <w:pPr>
        <w:rPr>
          <w:rFonts w:ascii="黑体" w:hAnsi="黑体" w:eastAsia="黑体"/>
          <w:sz w:val="30"/>
          <w:szCs w:val="30"/>
        </w:rPr>
        <w:sectPr>
          <w:pgSz w:w="11906" w:h="16838"/>
          <w:pgMar w:top="1440" w:right="1800" w:bottom="1440" w:left="1800" w:header="851" w:footer="992" w:gutter="0"/>
          <w:cols w:space="425" w:num="1"/>
          <w:docGrid w:type="lines" w:linePitch="312" w:charSpace="0"/>
        </w:sectPr>
      </w:pPr>
    </w:p>
    <w:p>
      <w:pPr>
        <w:jc w:val="center"/>
        <w:rPr>
          <w:rFonts w:ascii="黑体" w:hAnsi="黑体" w:eastAsia="黑体"/>
          <w:sz w:val="30"/>
          <w:szCs w:val="30"/>
        </w:rPr>
      </w:pPr>
      <w:r>
        <w:rPr>
          <w:rFonts w:hint="eastAsia" w:ascii="黑体" w:hAnsi="黑体" w:eastAsia="黑体"/>
          <w:sz w:val="30"/>
          <w:szCs w:val="30"/>
        </w:rPr>
        <w:t>学位论文原创性声明</w:t>
      </w:r>
    </w:p>
    <w:p>
      <w:pPr>
        <w:ind w:firstLine="600"/>
        <w:jc w:val="left"/>
        <w:rPr>
          <w:rFonts w:ascii="楷体" w:hAnsi="楷体" w:eastAsia="楷体"/>
          <w:sz w:val="30"/>
          <w:szCs w:val="30"/>
        </w:rPr>
      </w:pPr>
    </w:p>
    <w:p>
      <w:pPr>
        <w:spacing w:line="360" w:lineRule="auto"/>
        <w:ind w:firstLine="480"/>
        <w:jc w:val="left"/>
        <w:rPr>
          <w:rFonts w:asciiTheme="minorEastAsia" w:hAnsiTheme="minorEastAsia"/>
        </w:rPr>
      </w:pPr>
      <w:r>
        <w:rPr>
          <w:rFonts w:hint="eastAsia" w:asciiTheme="minorEastAsia" w:hAnsiTheme="minorEastAsia"/>
        </w:rPr>
        <w:t>本人所提交的学位论文《基于WSN的智能教室管理系统的设计与实现》，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jc w:val="left"/>
        <w:rPr>
          <w:rFonts w:asciiTheme="minorEastAsia" w:hAnsiTheme="minorEastAsia"/>
        </w:rPr>
      </w:pPr>
      <w:r>
        <w:rPr>
          <w:rFonts w:hint="eastAsia" w:asciiTheme="minorEastAsia" w:hAnsiTheme="minorEastAsia"/>
        </w:rPr>
        <w:t>本声明的法律后果由本人承担。</w:t>
      </w:r>
    </w:p>
    <w:p>
      <w:pPr>
        <w:spacing w:line="360" w:lineRule="auto"/>
        <w:ind w:firstLine="480"/>
        <w:jc w:val="left"/>
        <w:rPr>
          <w:rFonts w:asciiTheme="minorEastAsia" w:hAnsiTheme="minorEastAsia"/>
        </w:rPr>
      </w:pPr>
    </w:p>
    <w:p>
      <w:pPr>
        <w:spacing w:line="360" w:lineRule="auto"/>
        <w:ind w:firstLine="480"/>
        <w:jc w:val="left"/>
        <w:rPr>
          <w:rFonts w:asciiTheme="minorEastAsia" w:hAnsiTheme="minorEastAsia"/>
        </w:rPr>
      </w:pPr>
    </w:p>
    <w:p>
      <w:pPr>
        <w:keepNext w:val="0"/>
        <w:keepLines w:val="0"/>
        <w:widowControl/>
        <w:suppressLineNumbers w:val="0"/>
        <w:jc w:val="left"/>
      </w:pPr>
      <w:r>
        <w:rPr>
          <w:rFonts w:hint="eastAsia" w:asciiTheme="minorEastAsia" w:hAnsiTheme="minorEastAsia"/>
        </w:rPr>
        <w:t xml:space="preserve">论文作者（签名）： </w:t>
      </w:r>
      <w:r>
        <w:rPr>
          <w:rFonts w:ascii="宋体" w:hAnsi="宋体" w:eastAsia="宋体" w:cs="宋体"/>
          <w:kern w:val="0"/>
          <w:sz w:val="24"/>
          <w:szCs w:val="24"/>
          <w:lang w:val="en-US" w:eastAsia="zh-CN" w:bidi="ar"/>
        </w:rPr>
        <w:drawing>
          <wp:inline distT="0" distB="0" distL="114300" distR="114300">
            <wp:extent cx="861060" cy="480695"/>
            <wp:effectExtent l="0" t="0" r="5715" b="5080"/>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1"/>
                    <a:stretch>
                      <a:fillRect/>
                    </a:stretch>
                  </pic:blipFill>
                  <pic:spPr>
                    <a:xfrm>
                      <a:off x="0" y="0"/>
                      <a:ext cx="861060" cy="480695"/>
                    </a:xfrm>
                    <a:prstGeom prst="rect">
                      <a:avLst/>
                    </a:prstGeom>
                    <a:noFill/>
                    <a:ln w="9525">
                      <a:noFill/>
                    </a:ln>
                  </pic:spPr>
                </pic:pic>
              </a:graphicData>
            </a:graphic>
          </wp:inline>
        </w:drawing>
      </w:r>
      <w:r>
        <w:rPr>
          <w:rFonts w:hint="eastAsia" w:ascii="宋体" w:hAnsi="宋体" w:cs="宋体"/>
          <w:kern w:val="0"/>
          <w:sz w:val="24"/>
          <w:szCs w:val="24"/>
          <w:lang w:val="en-US" w:eastAsia="zh-CN" w:bidi="ar"/>
        </w:rPr>
        <w:tab/>
      </w:r>
      <w:r>
        <w:rPr>
          <w:rFonts w:hint="eastAsia" w:asciiTheme="minorEastAsia" w:hAnsiTheme="minorEastAsia"/>
        </w:rPr>
        <w:t>指导教师确认（签名）：</w:t>
      </w:r>
      <w:r>
        <w:rPr>
          <w:rFonts w:ascii="宋体" w:hAnsi="宋体"/>
          <w:b/>
          <w:sz w:val="24"/>
          <w:szCs w:val="24"/>
        </w:rPr>
        <w:drawing>
          <wp:inline distT="0" distB="0" distL="114300" distR="114300">
            <wp:extent cx="980440" cy="327025"/>
            <wp:effectExtent l="0" t="0" r="635" b="6350"/>
            <wp:docPr id="50" name="图片 2" descr="验证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descr="验证码"/>
                    <pic:cNvPicPr>
                      <a:picLocks noChangeAspect="1"/>
                    </pic:cNvPicPr>
                  </pic:nvPicPr>
                  <pic:blipFill>
                    <a:blip r:embed="rId12"/>
                    <a:stretch>
                      <a:fillRect/>
                    </a:stretch>
                  </pic:blipFill>
                  <pic:spPr>
                    <a:xfrm>
                      <a:off x="0" y="0"/>
                      <a:ext cx="980440" cy="327025"/>
                    </a:xfrm>
                    <a:prstGeom prst="rect">
                      <a:avLst/>
                    </a:prstGeom>
                    <a:noFill/>
                    <a:ln>
                      <a:noFill/>
                    </a:ln>
                  </pic:spPr>
                </pic:pic>
              </a:graphicData>
            </a:graphic>
          </wp:inline>
        </w:drawing>
      </w:r>
    </w:p>
    <w:p>
      <w:pPr>
        <w:spacing w:line="360" w:lineRule="auto"/>
        <w:ind w:firstLine="1050" w:firstLineChars="500"/>
        <w:jc w:val="left"/>
        <w:rPr>
          <w:rFonts w:asciiTheme="minorEastAsia" w:hAnsiTheme="minorEastAsia"/>
        </w:rPr>
      </w:pPr>
      <w:r>
        <w:rPr>
          <w:rFonts w:hint="eastAsia" w:asciiTheme="minorEastAsia" w:hAnsiTheme="minorEastAsia"/>
        </w:rPr>
        <w:t xml:space="preserve">                 </w:t>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p>
    <w:p>
      <w:pPr>
        <w:spacing w:line="360" w:lineRule="auto"/>
        <w:jc w:val="left"/>
        <w:rPr>
          <w:rFonts w:asciiTheme="minorEastAsia" w:hAnsiTheme="minorEastAsia"/>
        </w:rPr>
      </w:pPr>
      <w:r>
        <w:rPr>
          <w:rFonts w:hint="eastAsia" w:asciiTheme="minorEastAsia" w:hAnsiTheme="minorEastAsia"/>
        </w:rPr>
        <w:t xml:space="preserve">2020年   </w:t>
      </w:r>
      <w:r>
        <w:rPr>
          <w:rFonts w:hint="eastAsia" w:asciiTheme="minorEastAsia" w:hAnsiTheme="minorEastAsia"/>
          <w:lang w:val="en-US" w:eastAsia="zh-CN"/>
        </w:rPr>
        <w:t>6</w:t>
      </w:r>
      <w:r>
        <w:rPr>
          <w:rFonts w:hint="eastAsia" w:asciiTheme="minorEastAsia" w:hAnsiTheme="minorEastAsia"/>
        </w:rPr>
        <w:t xml:space="preserve">月 </w:t>
      </w:r>
      <w:r>
        <w:rPr>
          <w:rFonts w:hint="eastAsia" w:asciiTheme="minorEastAsia" w:hAnsiTheme="minorEastAsia"/>
          <w:lang w:val="en-US" w:eastAsia="zh-CN"/>
        </w:rPr>
        <w:t>5</w:t>
      </w:r>
      <w:r>
        <w:rPr>
          <w:rFonts w:hint="eastAsia" w:asciiTheme="minorEastAsia" w:hAnsiTheme="minorEastAsia"/>
        </w:rPr>
        <w:t xml:space="preserve"> 日                 </w:t>
      </w:r>
      <w:r>
        <w:rPr>
          <w:rFonts w:hint="eastAsia" w:asciiTheme="minorEastAsia" w:hAnsiTheme="minorEastAsia"/>
          <w:lang w:val="en-US" w:eastAsia="zh-CN"/>
        </w:rPr>
        <w:tab/>
      </w:r>
      <w:r>
        <w:rPr>
          <w:rFonts w:hint="eastAsia" w:asciiTheme="minorEastAsia" w:hAnsiTheme="minorEastAsia"/>
        </w:rPr>
        <w:t xml:space="preserve">2020   年 </w:t>
      </w:r>
      <w:r>
        <w:rPr>
          <w:rFonts w:hint="eastAsia" w:asciiTheme="minorEastAsia" w:hAnsiTheme="minorEastAsia"/>
          <w:lang w:val="en-US" w:eastAsia="zh-CN"/>
        </w:rPr>
        <w:t>6</w:t>
      </w:r>
      <w:r>
        <w:rPr>
          <w:rFonts w:hint="eastAsia" w:asciiTheme="minorEastAsia" w:hAnsiTheme="minorEastAsia"/>
        </w:rPr>
        <w:t xml:space="preserve">月 </w:t>
      </w:r>
      <w:r>
        <w:rPr>
          <w:rFonts w:hint="eastAsia" w:asciiTheme="minorEastAsia" w:hAnsiTheme="minorEastAsia"/>
          <w:lang w:val="en-US" w:eastAsia="zh-CN"/>
        </w:rPr>
        <w:t>5</w:t>
      </w:r>
      <w:r>
        <w:rPr>
          <w:rFonts w:hint="eastAsia" w:asciiTheme="minorEastAsia" w:hAnsiTheme="minorEastAsia"/>
        </w:rPr>
        <w:t xml:space="preserve"> 日</w:t>
      </w:r>
    </w:p>
    <w:p>
      <w:pPr>
        <w:spacing w:line="360" w:lineRule="auto"/>
        <w:ind w:firstLine="1050" w:firstLineChars="500"/>
        <w:jc w:val="left"/>
        <w:rPr>
          <w:rFonts w:asciiTheme="minorEastAsia" w:hAnsiTheme="minorEastAsia"/>
        </w:rPr>
      </w:pPr>
    </w:p>
    <w:p>
      <w:pPr>
        <w:spacing w:line="360" w:lineRule="auto"/>
        <w:ind w:firstLine="1050" w:firstLineChars="500"/>
        <w:jc w:val="left"/>
        <w:rPr>
          <w:rFonts w:asciiTheme="minorEastAsia" w:hAnsiTheme="minorEastAsia"/>
        </w:rPr>
      </w:pPr>
    </w:p>
    <w:p>
      <w:pPr>
        <w:spacing w:line="360" w:lineRule="auto"/>
        <w:ind w:firstLine="1050" w:firstLineChars="500"/>
        <w:jc w:val="left"/>
        <w:rPr>
          <w:rFonts w:asciiTheme="minorEastAsia" w:hAnsiTheme="minorEastAsia"/>
        </w:rPr>
      </w:pPr>
    </w:p>
    <w:p>
      <w:pPr>
        <w:spacing w:line="360" w:lineRule="auto"/>
        <w:ind w:firstLine="1050" w:firstLineChars="500"/>
        <w:jc w:val="center"/>
        <w:rPr>
          <w:rFonts w:asciiTheme="minorEastAsia" w:hAnsiTheme="minorEastAsia"/>
        </w:rPr>
      </w:pPr>
    </w:p>
    <w:p>
      <w:pPr>
        <w:spacing w:line="360" w:lineRule="auto"/>
        <w:ind w:firstLine="600"/>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学位论文作者完全了解防灾科技学院有权保留并向国家有关部门或机构送交学位论文的复印件和磁盘，允许论文被查阅和借阅。本人授权防灾科技学院可以将学位论文的全部或部分内容编入有关数据库进行检索，可以采用影印、缩印或其它复制手段保存、汇编学位论文。</w:t>
      </w:r>
    </w:p>
    <w:p>
      <w:pPr>
        <w:spacing w:line="360" w:lineRule="auto"/>
        <w:ind w:firstLine="480"/>
        <w:rPr>
          <w:rFonts w:asciiTheme="minorEastAsia" w:hAnsiTheme="minorEastAsia"/>
        </w:rPr>
      </w:pPr>
    </w:p>
    <w:p>
      <w:pPr>
        <w:keepNext w:val="0"/>
        <w:keepLines w:val="0"/>
        <w:widowControl/>
        <w:suppressLineNumbers w:val="0"/>
        <w:jc w:val="left"/>
      </w:pPr>
      <w:r>
        <w:rPr>
          <w:rFonts w:hint="eastAsia" w:asciiTheme="minorEastAsia" w:hAnsiTheme="minorEastAsia"/>
        </w:rPr>
        <w:t xml:space="preserve">论文作者（签名）： </w:t>
      </w:r>
      <w:r>
        <w:rPr>
          <w:rFonts w:ascii="宋体" w:hAnsi="宋体" w:eastAsia="宋体" w:cs="宋体"/>
          <w:kern w:val="0"/>
          <w:sz w:val="24"/>
          <w:szCs w:val="24"/>
          <w:lang w:val="en-US" w:eastAsia="zh-CN" w:bidi="ar"/>
        </w:rPr>
        <w:drawing>
          <wp:inline distT="0" distB="0" distL="114300" distR="114300">
            <wp:extent cx="861060" cy="480695"/>
            <wp:effectExtent l="0" t="0" r="5715" b="5080"/>
            <wp:docPr id="5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descr="IMG_256"/>
                    <pic:cNvPicPr>
                      <a:picLocks noChangeAspect="1"/>
                    </pic:cNvPicPr>
                  </pic:nvPicPr>
                  <pic:blipFill>
                    <a:blip r:embed="rId11"/>
                    <a:stretch>
                      <a:fillRect/>
                    </a:stretch>
                  </pic:blipFill>
                  <pic:spPr>
                    <a:xfrm>
                      <a:off x="0" y="0"/>
                      <a:ext cx="861060" cy="480695"/>
                    </a:xfrm>
                    <a:prstGeom prst="rect">
                      <a:avLst/>
                    </a:prstGeom>
                    <a:noFill/>
                    <a:ln w="9525">
                      <a:noFill/>
                    </a:ln>
                  </pic:spPr>
                </pic:pic>
              </a:graphicData>
            </a:graphic>
          </wp:inline>
        </w:drawing>
      </w:r>
      <w:r>
        <w:rPr>
          <w:rFonts w:hint="eastAsia" w:ascii="宋体" w:hAnsi="宋体" w:cs="宋体"/>
          <w:kern w:val="0"/>
          <w:sz w:val="24"/>
          <w:szCs w:val="24"/>
          <w:lang w:val="en-US" w:eastAsia="zh-CN" w:bidi="ar"/>
        </w:rPr>
        <w:tab/>
      </w:r>
      <w:r>
        <w:rPr>
          <w:rFonts w:hint="eastAsia" w:asciiTheme="minorEastAsia" w:hAnsiTheme="minorEastAsia"/>
        </w:rPr>
        <w:t>指导教师确认（签名）：</w:t>
      </w:r>
      <w:r>
        <w:rPr>
          <w:rFonts w:ascii="宋体" w:hAnsi="宋体"/>
          <w:b/>
          <w:sz w:val="24"/>
          <w:szCs w:val="24"/>
        </w:rPr>
        <w:drawing>
          <wp:inline distT="0" distB="0" distL="114300" distR="114300">
            <wp:extent cx="980440" cy="327025"/>
            <wp:effectExtent l="0" t="0" r="635" b="6350"/>
            <wp:docPr id="52" name="图片 2" descr="验证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descr="验证码"/>
                    <pic:cNvPicPr>
                      <a:picLocks noChangeAspect="1"/>
                    </pic:cNvPicPr>
                  </pic:nvPicPr>
                  <pic:blipFill>
                    <a:blip r:embed="rId12"/>
                    <a:stretch>
                      <a:fillRect/>
                    </a:stretch>
                  </pic:blipFill>
                  <pic:spPr>
                    <a:xfrm>
                      <a:off x="0" y="0"/>
                      <a:ext cx="980440" cy="327025"/>
                    </a:xfrm>
                    <a:prstGeom prst="rect">
                      <a:avLst/>
                    </a:prstGeom>
                    <a:noFill/>
                    <a:ln>
                      <a:noFill/>
                    </a:ln>
                  </pic:spPr>
                </pic:pic>
              </a:graphicData>
            </a:graphic>
          </wp:inline>
        </w:drawing>
      </w:r>
    </w:p>
    <w:p>
      <w:pPr>
        <w:spacing w:line="360" w:lineRule="auto"/>
        <w:ind w:firstLine="1050" w:firstLineChars="500"/>
        <w:jc w:val="left"/>
        <w:rPr>
          <w:rFonts w:asciiTheme="minorEastAsia" w:hAnsiTheme="minorEastAsia"/>
        </w:rPr>
      </w:pPr>
      <w:r>
        <w:rPr>
          <w:rFonts w:hint="eastAsia" w:asciiTheme="minorEastAsia" w:hAnsiTheme="minorEastAsia"/>
        </w:rPr>
        <w:t xml:space="preserve">                 </w:t>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p>
    <w:p>
      <w:pPr>
        <w:spacing w:line="360" w:lineRule="auto"/>
        <w:jc w:val="left"/>
        <w:rPr>
          <w:rFonts w:asciiTheme="minorEastAsia" w:hAnsiTheme="minorEastAsia"/>
        </w:rPr>
      </w:pPr>
      <w:r>
        <w:rPr>
          <w:rFonts w:hint="eastAsia" w:asciiTheme="minorEastAsia" w:hAnsiTheme="minorEastAsia"/>
        </w:rPr>
        <w:t xml:space="preserve">2020年   </w:t>
      </w:r>
      <w:r>
        <w:rPr>
          <w:rFonts w:hint="eastAsia" w:asciiTheme="minorEastAsia" w:hAnsiTheme="minorEastAsia"/>
          <w:lang w:val="en-US" w:eastAsia="zh-CN"/>
        </w:rPr>
        <w:t>6</w:t>
      </w:r>
      <w:r>
        <w:rPr>
          <w:rFonts w:hint="eastAsia" w:asciiTheme="minorEastAsia" w:hAnsiTheme="minorEastAsia"/>
        </w:rPr>
        <w:t xml:space="preserve">月 </w:t>
      </w:r>
      <w:r>
        <w:rPr>
          <w:rFonts w:hint="eastAsia" w:asciiTheme="minorEastAsia" w:hAnsiTheme="minorEastAsia"/>
          <w:lang w:val="en-US" w:eastAsia="zh-CN"/>
        </w:rPr>
        <w:t>5</w:t>
      </w:r>
      <w:r>
        <w:rPr>
          <w:rFonts w:hint="eastAsia" w:asciiTheme="minorEastAsia" w:hAnsiTheme="minorEastAsia"/>
        </w:rPr>
        <w:t xml:space="preserve"> 日                 </w:t>
      </w:r>
      <w:r>
        <w:rPr>
          <w:rFonts w:hint="eastAsia" w:asciiTheme="minorEastAsia" w:hAnsiTheme="minorEastAsia"/>
          <w:lang w:val="en-US" w:eastAsia="zh-CN"/>
        </w:rPr>
        <w:tab/>
      </w:r>
      <w:r>
        <w:rPr>
          <w:rFonts w:hint="eastAsia" w:asciiTheme="minorEastAsia" w:hAnsiTheme="minorEastAsia"/>
        </w:rPr>
        <w:t xml:space="preserve">2020   年 </w:t>
      </w:r>
      <w:r>
        <w:rPr>
          <w:rFonts w:hint="eastAsia" w:asciiTheme="minorEastAsia" w:hAnsiTheme="minorEastAsia"/>
          <w:lang w:val="en-US" w:eastAsia="zh-CN"/>
        </w:rPr>
        <w:t>6</w:t>
      </w:r>
      <w:r>
        <w:rPr>
          <w:rFonts w:hint="eastAsia" w:asciiTheme="minorEastAsia" w:hAnsiTheme="minorEastAsia"/>
        </w:rPr>
        <w:t xml:space="preserve">月 </w:t>
      </w:r>
      <w:r>
        <w:rPr>
          <w:rFonts w:hint="eastAsia" w:asciiTheme="minorEastAsia" w:hAnsiTheme="minorEastAsia"/>
          <w:lang w:val="en-US" w:eastAsia="zh-CN"/>
        </w:rPr>
        <w:t>5</w:t>
      </w:r>
      <w:r>
        <w:rPr>
          <w:rFonts w:hint="eastAsia" w:asciiTheme="minorEastAsia" w:hAnsiTheme="minorEastAsia"/>
        </w:rPr>
        <w:t xml:space="preserve"> 日</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rPr>
        <w:sectPr>
          <w:headerReference r:id="rId3" w:type="default"/>
          <w:footerReference r:id="rId4" w:type="default"/>
          <w:pgSz w:w="11906" w:h="16838"/>
          <w:pgMar w:top="1440" w:right="1800" w:bottom="1440" w:left="1800" w:header="851" w:footer="992" w:gutter="0"/>
          <w:pgNumType w:start="1"/>
          <w:cols w:space="425" w:num="1"/>
          <w:docGrid w:type="lines" w:linePitch="312" w:charSpace="0"/>
        </w:sectPr>
      </w:pPr>
    </w:p>
    <w:sdt>
      <w:sdtPr>
        <w:rPr>
          <w:rFonts w:ascii="宋体" w:hAnsi="宋体"/>
          <w:b/>
          <w:sz w:val="32"/>
        </w:rPr>
        <w:id w:val="147476245"/>
        <w15:color w:val="DBDBDB"/>
        <w:docPartObj>
          <w:docPartGallery w:val="Table of Contents"/>
          <w:docPartUnique/>
        </w:docPartObj>
      </w:sdtPr>
      <w:sdtEndPr>
        <w:rPr>
          <w:rFonts w:hint="eastAsia" w:ascii="PingFangSC-Regular" w:hAnsi="PingFangSC-Regular" w:eastAsia="PingFangSC-Regular"/>
          <w:b/>
          <w:sz w:val="21"/>
          <w:highlight w:val="green"/>
        </w:rPr>
      </w:sdtEndPr>
      <w:sdtContent>
        <w:p>
          <w:pPr>
            <w:jc w:val="center"/>
            <w:rPr>
              <w:b/>
              <w:sz w:val="32"/>
            </w:rPr>
          </w:pPr>
          <w:r>
            <w:rPr>
              <w:rFonts w:ascii="宋体" w:hAnsi="宋体"/>
              <w:b/>
              <w:sz w:val="32"/>
            </w:rPr>
            <w:t>目录</w:t>
          </w:r>
        </w:p>
        <w:p>
          <w:pPr>
            <w:pStyle w:val="7"/>
            <w:tabs>
              <w:tab w:val="right" w:leader="dot" w:pos="8306"/>
            </w:tabs>
          </w:pPr>
          <w:r>
            <w:rPr>
              <w:rFonts w:hint="eastAsia" w:ascii="PingFangSC-Regular" w:hAnsi="PingFangSC-Regular" w:eastAsia="PingFangSC-Regular"/>
              <w:sz w:val="24"/>
              <w:highlight w:val="green"/>
            </w:rPr>
            <w:fldChar w:fldCharType="begin"/>
          </w:r>
          <w:r>
            <w:rPr>
              <w:rFonts w:hint="eastAsia" w:ascii="PingFangSC-Regular" w:hAnsi="PingFangSC-Regular" w:eastAsia="PingFangSC-Regular"/>
              <w:sz w:val="24"/>
              <w:highlight w:val="green"/>
            </w:rPr>
            <w:instrText xml:space="preserve">TOC \o "1-2" \h \u </w:instrText>
          </w:r>
          <w:r>
            <w:rPr>
              <w:rFonts w:hint="eastAsia" w:ascii="PingFangSC-Regular" w:hAnsi="PingFangSC-Regular" w:eastAsia="PingFangSC-Regular"/>
              <w:sz w:val="24"/>
              <w:highlight w:val="green"/>
            </w:rPr>
            <w:fldChar w:fldCharType="separate"/>
          </w:r>
        </w:p>
        <w:p>
          <w:pPr>
            <w:pStyle w:val="7"/>
            <w:tabs>
              <w:tab w:val="right" w:leader="dot" w:pos="8306"/>
            </w:tabs>
          </w:pPr>
          <w:r>
            <w:fldChar w:fldCharType="begin"/>
          </w:r>
          <w:r>
            <w:instrText xml:space="preserve"> HYPERLINK \l "_Toc23633" </w:instrText>
          </w:r>
          <w:r>
            <w:fldChar w:fldCharType="separate"/>
          </w:r>
          <w:r>
            <w:rPr>
              <w:rFonts w:eastAsia="黑体"/>
              <w:b/>
              <w:sz w:val="28"/>
              <w:szCs w:val="28"/>
            </w:rPr>
            <w:t>1</w:t>
          </w:r>
          <w:r>
            <w:rPr>
              <w:rFonts w:hint="eastAsia" w:ascii="黑体" w:hAnsi="黑体" w:eastAsia="黑体" w:cs="黑体"/>
              <w:b/>
              <w:sz w:val="28"/>
              <w:szCs w:val="28"/>
            </w:rPr>
            <w:t xml:space="preserve"> </w:t>
          </w:r>
          <w:r>
            <w:rPr>
              <w:rFonts w:hint="eastAsia" w:ascii="宋体" w:hAnsi="宋体" w:cs="宋体"/>
              <w:b/>
              <w:sz w:val="28"/>
              <w:szCs w:val="28"/>
            </w:rPr>
            <w:t>绪论</w:t>
          </w:r>
          <w:r>
            <w:tab/>
          </w:r>
          <w:r>
            <w:rPr>
              <w:sz w:val="24"/>
              <w:szCs w:val="24"/>
            </w:rPr>
            <w:fldChar w:fldCharType="begin"/>
          </w:r>
          <w:r>
            <w:rPr>
              <w:sz w:val="24"/>
              <w:szCs w:val="24"/>
            </w:rPr>
            <w:instrText xml:space="preserve"> PAGEREF _Toc23633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8"/>
            <w:tabs>
              <w:tab w:val="right" w:leader="dot" w:pos="8306"/>
            </w:tabs>
          </w:pPr>
          <w:r>
            <w:fldChar w:fldCharType="begin"/>
          </w:r>
          <w:r>
            <w:instrText xml:space="preserve"> HYPERLINK \l "_Toc5209" </w:instrText>
          </w:r>
          <w:r>
            <w:fldChar w:fldCharType="separate"/>
          </w:r>
          <w:r>
            <w:rPr>
              <w:rFonts w:eastAsia="PingFangSC-Regular"/>
              <w:bCs/>
              <w:sz w:val="24"/>
              <w:szCs w:val="24"/>
            </w:rPr>
            <w:t>1.1</w:t>
          </w:r>
          <w:r>
            <w:rPr>
              <w:rFonts w:hint="eastAsia" w:ascii="PingFangSC-Regular" w:hAnsi="PingFangSC-Regular" w:eastAsia="PingFangSC-Regular"/>
              <w:bCs/>
              <w:sz w:val="24"/>
              <w:szCs w:val="24"/>
            </w:rPr>
            <w:t xml:space="preserve"> </w:t>
          </w:r>
          <w:r>
            <w:rPr>
              <w:rFonts w:hint="eastAsia" w:ascii="宋体" w:hAnsi="宋体" w:cs="宋体"/>
              <w:bCs/>
              <w:sz w:val="24"/>
              <w:szCs w:val="24"/>
            </w:rPr>
            <w:t>课题研究背景和意义</w:t>
          </w:r>
          <w:r>
            <w:tab/>
          </w:r>
          <w:r>
            <w:rPr>
              <w:sz w:val="24"/>
              <w:szCs w:val="24"/>
            </w:rPr>
            <w:fldChar w:fldCharType="begin"/>
          </w:r>
          <w:r>
            <w:rPr>
              <w:sz w:val="24"/>
              <w:szCs w:val="24"/>
            </w:rPr>
            <w:instrText xml:space="preserve"> PAGEREF _Toc5209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8"/>
            <w:tabs>
              <w:tab w:val="right" w:leader="dot" w:pos="8306"/>
            </w:tabs>
          </w:pPr>
          <w:r>
            <w:fldChar w:fldCharType="begin"/>
          </w:r>
          <w:r>
            <w:instrText xml:space="preserve"> HYPERLINK \l "_Toc29653" </w:instrText>
          </w:r>
          <w:r>
            <w:fldChar w:fldCharType="separate"/>
          </w:r>
          <w:r>
            <w:rPr>
              <w:rFonts w:eastAsia="PingFangSC-Regular"/>
              <w:bCs/>
              <w:sz w:val="24"/>
              <w:szCs w:val="24"/>
            </w:rPr>
            <w:t>1.2</w:t>
          </w:r>
          <w:r>
            <w:rPr>
              <w:rFonts w:hint="eastAsia" w:eastAsia="PingFangSC-Regular"/>
              <w:bCs/>
              <w:sz w:val="24"/>
              <w:szCs w:val="24"/>
            </w:rPr>
            <w:t xml:space="preserve"> 智能教室国内外现状</w:t>
          </w:r>
          <w:r>
            <w:tab/>
          </w:r>
          <w:r>
            <w:rPr>
              <w:sz w:val="24"/>
              <w:szCs w:val="24"/>
            </w:rPr>
            <w:fldChar w:fldCharType="begin"/>
          </w:r>
          <w:r>
            <w:rPr>
              <w:sz w:val="24"/>
              <w:szCs w:val="24"/>
            </w:rPr>
            <w:instrText xml:space="preserve"> PAGEREF _Toc29653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8"/>
            <w:tabs>
              <w:tab w:val="right" w:leader="dot" w:pos="8306"/>
            </w:tabs>
          </w:pPr>
          <w:r>
            <w:fldChar w:fldCharType="begin"/>
          </w:r>
          <w:r>
            <w:instrText xml:space="preserve"> HYPERLINK \l "_Toc29145" </w:instrText>
          </w:r>
          <w:r>
            <w:fldChar w:fldCharType="separate"/>
          </w:r>
          <w:r>
            <w:rPr>
              <w:rFonts w:eastAsia="PingFangSC-Regular"/>
              <w:bCs/>
              <w:sz w:val="24"/>
              <w:szCs w:val="24"/>
            </w:rPr>
            <w:t>1.3</w:t>
          </w:r>
          <w:r>
            <w:rPr>
              <w:rFonts w:hint="eastAsia" w:eastAsia="PingFangSC-Regular"/>
              <w:bCs/>
              <w:sz w:val="24"/>
              <w:szCs w:val="24"/>
            </w:rPr>
            <w:t xml:space="preserve"> 本文研究内容</w:t>
          </w:r>
          <w:r>
            <w:tab/>
          </w:r>
          <w:r>
            <w:rPr>
              <w:sz w:val="24"/>
              <w:szCs w:val="24"/>
            </w:rPr>
            <w:fldChar w:fldCharType="begin"/>
          </w:r>
          <w:r>
            <w:rPr>
              <w:sz w:val="24"/>
              <w:szCs w:val="24"/>
            </w:rPr>
            <w:instrText xml:space="preserve"> PAGEREF _Toc29145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8"/>
            <w:tabs>
              <w:tab w:val="right" w:leader="dot" w:pos="8306"/>
            </w:tabs>
            <w:rPr>
              <w:sz w:val="24"/>
              <w:szCs w:val="24"/>
            </w:rPr>
          </w:pPr>
          <w:r>
            <w:fldChar w:fldCharType="begin"/>
          </w:r>
          <w:r>
            <w:instrText xml:space="preserve"> HYPERLINK \l "_Toc18648" </w:instrText>
          </w:r>
          <w:r>
            <w:fldChar w:fldCharType="separate"/>
          </w:r>
          <w:r>
            <w:rPr>
              <w:sz w:val="24"/>
              <w:szCs w:val="24"/>
            </w:rPr>
            <w:t>1.4</w:t>
          </w:r>
          <w:r>
            <w:rPr>
              <w:rFonts w:hint="eastAsia"/>
              <w:sz w:val="24"/>
              <w:szCs w:val="24"/>
            </w:rPr>
            <w:t xml:space="preserve"> 本文内容安排</w:t>
          </w:r>
          <w:r>
            <w:rPr>
              <w:sz w:val="24"/>
              <w:szCs w:val="24"/>
            </w:rPr>
            <w:tab/>
          </w:r>
          <w:r>
            <w:rPr>
              <w:sz w:val="24"/>
              <w:szCs w:val="24"/>
            </w:rPr>
            <w:fldChar w:fldCharType="begin"/>
          </w:r>
          <w:r>
            <w:rPr>
              <w:sz w:val="24"/>
              <w:szCs w:val="24"/>
            </w:rPr>
            <w:instrText xml:space="preserve"> PAGEREF _Toc18648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7"/>
            <w:tabs>
              <w:tab w:val="right" w:leader="dot" w:pos="8306"/>
            </w:tabs>
          </w:pPr>
          <w:r>
            <w:fldChar w:fldCharType="begin"/>
          </w:r>
          <w:r>
            <w:instrText xml:space="preserve"> HYPERLINK \l "_Toc7528" </w:instrText>
          </w:r>
          <w:r>
            <w:fldChar w:fldCharType="separate"/>
          </w:r>
          <w:r>
            <w:rPr>
              <w:rFonts w:eastAsia="黑体"/>
              <w:b/>
              <w:sz w:val="28"/>
              <w:szCs w:val="28"/>
            </w:rPr>
            <w:t>2</w:t>
          </w:r>
          <w:r>
            <w:rPr>
              <w:rFonts w:hint="eastAsia" w:ascii="黑体" w:hAnsi="黑体" w:eastAsia="黑体" w:cs="黑体"/>
              <w:b/>
              <w:sz w:val="28"/>
              <w:szCs w:val="28"/>
            </w:rPr>
            <w:t xml:space="preserve"> </w:t>
          </w:r>
          <w:r>
            <w:rPr>
              <w:rFonts w:hint="eastAsia" w:ascii="宋体" w:hAnsi="宋体" w:cs="宋体"/>
              <w:b/>
              <w:sz w:val="28"/>
              <w:szCs w:val="28"/>
            </w:rPr>
            <w:t>智能教室管理系统的总体分析与设计</w:t>
          </w:r>
          <w:r>
            <w:tab/>
          </w:r>
          <w:r>
            <w:rPr>
              <w:sz w:val="24"/>
              <w:szCs w:val="24"/>
            </w:rPr>
            <w:fldChar w:fldCharType="begin"/>
          </w:r>
          <w:r>
            <w:rPr>
              <w:sz w:val="24"/>
              <w:szCs w:val="24"/>
            </w:rPr>
            <w:instrText xml:space="preserve"> PAGEREF _Toc7528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8"/>
            <w:tabs>
              <w:tab w:val="right" w:leader="dot" w:pos="8306"/>
            </w:tabs>
          </w:pPr>
          <w:r>
            <w:fldChar w:fldCharType="begin"/>
          </w:r>
          <w:r>
            <w:instrText xml:space="preserve"> HYPERLINK \l "_Toc27902" </w:instrText>
          </w:r>
          <w:r>
            <w:fldChar w:fldCharType="separate"/>
          </w:r>
          <w:r>
            <w:rPr>
              <w:rFonts w:eastAsia="PingFangSC-Regular"/>
              <w:bCs/>
              <w:sz w:val="24"/>
              <w:szCs w:val="24"/>
            </w:rPr>
            <w:t>2.1</w:t>
          </w:r>
          <w:r>
            <w:rPr>
              <w:rFonts w:hint="eastAsia" w:eastAsia="PingFangSC-Regular"/>
              <w:bCs/>
              <w:sz w:val="24"/>
              <w:szCs w:val="24"/>
            </w:rPr>
            <w:t xml:space="preserve"> 系统的设计原则</w:t>
          </w:r>
          <w:r>
            <w:tab/>
          </w:r>
          <w:r>
            <w:rPr>
              <w:sz w:val="24"/>
              <w:szCs w:val="24"/>
            </w:rPr>
            <w:fldChar w:fldCharType="begin"/>
          </w:r>
          <w:r>
            <w:rPr>
              <w:sz w:val="24"/>
              <w:szCs w:val="24"/>
            </w:rPr>
            <w:instrText xml:space="preserve"> PAGEREF _Toc27902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8"/>
            <w:tabs>
              <w:tab w:val="right" w:leader="dot" w:pos="8306"/>
            </w:tabs>
          </w:pPr>
          <w:r>
            <w:fldChar w:fldCharType="begin"/>
          </w:r>
          <w:r>
            <w:instrText xml:space="preserve"> HYPERLINK \l "_Toc18583" </w:instrText>
          </w:r>
          <w:r>
            <w:fldChar w:fldCharType="separate"/>
          </w:r>
          <w:r>
            <w:rPr>
              <w:rFonts w:eastAsia="PingFangSC-Regular"/>
              <w:bCs/>
              <w:sz w:val="24"/>
              <w:szCs w:val="24"/>
            </w:rPr>
            <w:t>2.2</w:t>
          </w:r>
          <w:r>
            <w:rPr>
              <w:rFonts w:hint="eastAsia" w:eastAsia="PingFangSC-Regular"/>
              <w:bCs/>
              <w:sz w:val="24"/>
              <w:szCs w:val="24"/>
            </w:rPr>
            <w:t xml:space="preserve"> 系统的总体设计</w:t>
          </w:r>
          <w:r>
            <w:tab/>
          </w:r>
          <w:r>
            <w:rPr>
              <w:sz w:val="24"/>
              <w:szCs w:val="24"/>
            </w:rPr>
            <w:fldChar w:fldCharType="begin"/>
          </w:r>
          <w:r>
            <w:rPr>
              <w:sz w:val="24"/>
              <w:szCs w:val="24"/>
            </w:rPr>
            <w:instrText xml:space="preserve"> PAGEREF _Toc18583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7"/>
            <w:tabs>
              <w:tab w:val="right" w:leader="dot" w:pos="8306"/>
            </w:tabs>
          </w:pPr>
          <w:r>
            <w:fldChar w:fldCharType="begin"/>
          </w:r>
          <w:r>
            <w:instrText xml:space="preserve"> HYPERLINK \l "_Toc42" </w:instrText>
          </w:r>
          <w:r>
            <w:fldChar w:fldCharType="separate"/>
          </w:r>
          <w:r>
            <w:rPr>
              <w:rFonts w:eastAsia="黑体"/>
              <w:b/>
              <w:sz w:val="28"/>
              <w:szCs w:val="28"/>
            </w:rPr>
            <w:t>3</w:t>
          </w:r>
          <w:r>
            <w:rPr>
              <w:rFonts w:hint="eastAsia" w:ascii="黑体" w:hAnsi="黑体" w:eastAsia="黑体" w:cs="黑体"/>
              <w:b/>
              <w:sz w:val="28"/>
              <w:szCs w:val="28"/>
            </w:rPr>
            <w:t xml:space="preserve"> </w:t>
          </w:r>
          <w:r>
            <w:rPr>
              <w:rFonts w:hint="eastAsia" w:ascii="宋体" w:hAnsi="宋体" w:cs="宋体"/>
              <w:b/>
              <w:sz w:val="28"/>
              <w:szCs w:val="28"/>
            </w:rPr>
            <w:t>智能教室管理系统的硬件设计与实现</w:t>
          </w:r>
          <w:r>
            <w:tab/>
          </w:r>
          <w:r>
            <w:rPr>
              <w:sz w:val="24"/>
              <w:szCs w:val="24"/>
            </w:rPr>
            <w:fldChar w:fldCharType="begin"/>
          </w:r>
          <w:r>
            <w:rPr>
              <w:sz w:val="24"/>
              <w:szCs w:val="24"/>
            </w:rPr>
            <w:instrText xml:space="preserve"> PAGEREF _Toc42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8"/>
            <w:tabs>
              <w:tab w:val="right" w:leader="dot" w:pos="8306"/>
            </w:tabs>
          </w:pPr>
          <w:r>
            <w:fldChar w:fldCharType="begin"/>
          </w:r>
          <w:r>
            <w:instrText xml:space="preserve"> HYPERLINK \l "_Toc15882" </w:instrText>
          </w:r>
          <w:r>
            <w:fldChar w:fldCharType="separate"/>
          </w:r>
          <w:r>
            <w:rPr>
              <w:rFonts w:eastAsia="PingFangSC-Regular"/>
              <w:bCs/>
              <w:sz w:val="24"/>
              <w:szCs w:val="24"/>
            </w:rPr>
            <w:t>3.1</w:t>
          </w:r>
          <w:r>
            <w:rPr>
              <w:rFonts w:hint="eastAsia" w:eastAsia="PingFangSC-Regular"/>
              <w:bCs/>
              <w:sz w:val="24"/>
              <w:szCs w:val="24"/>
            </w:rPr>
            <w:t xml:space="preserve"> 网关硬件设计架构</w:t>
          </w:r>
          <w:r>
            <w:tab/>
          </w:r>
          <w:r>
            <w:rPr>
              <w:sz w:val="24"/>
              <w:szCs w:val="24"/>
            </w:rPr>
            <w:fldChar w:fldCharType="begin"/>
          </w:r>
          <w:r>
            <w:rPr>
              <w:sz w:val="24"/>
              <w:szCs w:val="24"/>
            </w:rPr>
            <w:instrText xml:space="preserve"> PAGEREF _Toc15882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8"/>
            <w:tabs>
              <w:tab w:val="right" w:leader="dot" w:pos="8306"/>
            </w:tabs>
          </w:pPr>
          <w:r>
            <w:fldChar w:fldCharType="begin"/>
          </w:r>
          <w:r>
            <w:instrText xml:space="preserve"> HYPERLINK \l "_Toc19345" </w:instrText>
          </w:r>
          <w:r>
            <w:fldChar w:fldCharType="separate"/>
          </w:r>
          <w:r>
            <w:rPr>
              <w:rFonts w:eastAsia="PingFangSC-Regular"/>
              <w:bCs/>
              <w:sz w:val="24"/>
              <w:szCs w:val="24"/>
            </w:rPr>
            <w:t>3.2</w:t>
          </w:r>
          <w:r>
            <w:rPr>
              <w:rFonts w:hint="eastAsia" w:eastAsia="PingFangSC-Regular"/>
              <w:bCs/>
              <w:sz w:val="24"/>
              <w:szCs w:val="24"/>
            </w:rPr>
            <w:t xml:space="preserve"> 传感器模块</w:t>
          </w:r>
          <w:r>
            <w:tab/>
          </w:r>
          <w:r>
            <w:rPr>
              <w:sz w:val="24"/>
              <w:szCs w:val="24"/>
            </w:rPr>
            <w:fldChar w:fldCharType="begin"/>
          </w:r>
          <w:r>
            <w:rPr>
              <w:sz w:val="24"/>
              <w:szCs w:val="24"/>
            </w:rPr>
            <w:instrText xml:space="preserve"> PAGEREF _Toc19345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8"/>
            <w:tabs>
              <w:tab w:val="right" w:leader="dot" w:pos="8306"/>
            </w:tabs>
          </w:pPr>
          <w:r>
            <w:fldChar w:fldCharType="begin"/>
          </w:r>
          <w:r>
            <w:instrText xml:space="preserve"> HYPERLINK \l "_Toc11959" </w:instrText>
          </w:r>
          <w:r>
            <w:fldChar w:fldCharType="separate"/>
          </w:r>
          <w:r>
            <w:rPr>
              <w:rFonts w:eastAsia="PingFangSC-Regular"/>
              <w:bCs/>
              <w:sz w:val="24"/>
              <w:szCs w:val="24"/>
            </w:rPr>
            <w:t>3.3</w:t>
          </w:r>
          <w:r>
            <w:rPr>
              <w:rFonts w:hint="eastAsia" w:eastAsia="PingFangSC-Regular"/>
              <w:bCs/>
              <w:sz w:val="24"/>
              <w:szCs w:val="24"/>
            </w:rPr>
            <w:t xml:space="preserve"> 调节模块</w:t>
          </w:r>
          <w:r>
            <w:tab/>
          </w:r>
          <w:r>
            <w:rPr>
              <w:sz w:val="24"/>
              <w:szCs w:val="24"/>
            </w:rPr>
            <w:fldChar w:fldCharType="begin"/>
          </w:r>
          <w:r>
            <w:rPr>
              <w:sz w:val="24"/>
              <w:szCs w:val="24"/>
            </w:rPr>
            <w:instrText xml:space="preserve"> PAGEREF _Toc11959 </w:instrText>
          </w:r>
          <w:r>
            <w:rPr>
              <w:sz w:val="24"/>
              <w:szCs w:val="24"/>
            </w:rPr>
            <w:fldChar w:fldCharType="separate"/>
          </w:r>
          <w:r>
            <w:rPr>
              <w:sz w:val="24"/>
              <w:szCs w:val="24"/>
            </w:rPr>
            <w:t>16</w:t>
          </w:r>
          <w:r>
            <w:rPr>
              <w:sz w:val="24"/>
              <w:szCs w:val="24"/>
            </w:rPr>
            <w:fldChar w:fldCharType="end"/>
          </w:r>
          <w:r>
            <w:rPr>
              <w:sz w:val="24"/>
              <w:szCs w:val="24"/>
            </w:rPr>
            <w:fldChar w:fldCharType="end"/>
          </w:r>
        </w:p>
        <w:p>
          <w:pPr>
            <w:pStyle w:val="7"/>
            <w:tabs>
              <w:tab w:val="right" w:leader="dot" w:pos="8306"/>
            </w:tabs>
          </w:pPr>
          <w:r>
            <w:fldChar w:fldCharType="begin"/>
          </w:r>
          <w:r>
            <w:instrText xml:space="preserve"> HYPERLINK \l "_Toc32386" </w:instrText>
          </w:r>
          <w:r>
            <w:fldChar w:fldCharType="separate"/>
          </w:r>
          <w:r>
            <w:rPr>
              <w:rFonts w:eastAsia="PingFangSC-Regular"/>
              <w:b/>
              <w:sz w:val="28"/>
              <w:szCs w:val="28"/>
            </w:rPr>
            <w:t>4</w:t>
          </w:r>
          <w:r>
            <w:rPr>
              <w:rFonts w:hint="eastAsia" w:ascii="PingFangSC-Regular" w:hAnsi="PingFangSC-Regular" w:eastAsia="PingFangSC-Regular"/>
              <w:b/>
              <w:sz w:val="28"/>
              <w:szCs w:val="28"/>
            </w:rPr>
            <w:t xml:space="preserve"> </w:t>
          </w:r>
          <w:r>
            <w:rPr>
              <w:rFonts w:hint="eastAsia" w:ascii="宋体" w:hAnsi="宋体" w:cs="宋体"/>
              <w:b/>
              <w:sz w:val="28"/>
              <w:szCs w:val="28"/>
            </w:rPr>
            <w:t>智能教室管理系统的软件设计与实现</w:t>
          </w:r>
          <w:r>
            <w:tab/>
          </w:r>
          <w:r>
            <w:rPr>
              <w:sz w:val="24"/>
              <w:szCs w:val="24"/>
            </w:rPr>
            <w:fldChar w:fldCharType="begin"/>
          </w:r>
          <w:r>
            <w:rPr>
              <w:sz w:val="24"/>
              <w:szCs w:val="24"/>
            </w:rPr>
            <w:instrText xml:space="preserve"> PAGEREF _Toc32386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8"/>
            <w:tabs>
              <w:tab w:val="right" w:leader="dot" w:pos="8306"/>
            </w:tabs>
            <w:ind w:left="0" w:leftChars="0" w:firstLine="420" w:firstLineChars="200"/>
            <w:rPr>
              <w:rFonts w:hint="eastAsia" w:eastAsia="宋体"/>
              <w:lang w:val="en-US" w:eastAsia="zh-CN"/>
            </w:rPr>
          </w:pPr>
          <w:r>
            <w:fldChar w:fldCharType="begin"/>
          </w:r>
          <w:r>
            <w:instrText xml:space="preserve"> HYPERLINK \l "_Toc3616" </w:instrText>
          </w:r>
          <w:r>
            <w:fldChar w:fldCharType="separate"/>
          </w:r>
          <w:r>
            <w:rPr>
              <w:rFonts w:eastAsia="PingFangSC-Regular"/>
              <w:bCs/>
              <w:sz w:val="24"/>
              <w:szCs w:val="24"/>
            </w:rPr>
            <w:t>4.1</w:t>
          </w:r>
          <w:r>
            <w:rPr>
              <w:rFonts w:hint="eastAsia" w:eastAsia="PingFangSC-Regular"/>
              <w:bCs/>
              <w:sz w:val="24"/>
              <w:szCs w:val="24"/>
            </w:rPr>
            <w:t xml:space="preserve"> 系统软件架构</w:t>
          </w:r>
          <w:r>
            <w:tab/>
          </w:r>
          <w:r>
            <w:rPr>
              <w:rFonts w:hint="eastAsia"/>
              <w:sz w:val="24"/>
              <w:szCs w:val="24"/>
              <w:lang w:val="en-US" w:eastAsia="zh-CN"/>
            </w:rPr>
            <w:t>1</w:t>
          </w:r>
          <w:r>
            <w:rPr>
              <w:sz w:val="24"/>
              <w:szCs w:val="24"/>
            </w:rPr>
            <w:fldChar w:fldCharType="end"/>
          </w:r>
          <w:r>
            <w:rPr>
              <w:rFonts w:hint="eastAsia"/>
              <w:sz w:val="24"/>
              <w:szCs w:val="24"/>
              <w:lang w:val="en-US" w:eastAsia="zh-CN"/>
            </w:rPr>
            <w:t>8</w:t>
          </w:r>
        </w:p>
        <w:p>
          <w:pPr>
            <w:pStyle w:val="8"/>
            <w:tabs>
              <w:tab w:val="right" w:leader="dot" w:pos="8306"/>
            </w:tabs>
            <w:rPr>
              <w:rFonts w:hint="eastAsia" w:eastAsia="宋体"/>
              <w:lang w:val="en-US" w:eastAsia="zh-CN"/>
            </w:rPr>
          </w:pPr>
          <w:r>
            <w:fldChar w:fldCharType="begin"/>
          </w:r>
          <w:r>
            <w:instrText xml:space="preserve"> HYPERLINK \l "_Toc25143" </w:instrText>
          </w:r>
          <w:r>
            <w:fldChar w:fldCharType="separate"/>
          </w:r>
          <w:r>
            <w:rPr>
              <w:rFonts w:eastAsia="PingFangSC-Regular"/>
              <w:bCs/>
              <w:sz w:val="24"/>
              <w:szCs w:val="24"/>
            </w:rPr>
            <w:t>4.2</w:t>
          </w:r>
          <w:r>
            <w:rPr>
              <w:rFonts w:hint="eastAsia" w:eastAsia="PingFangSC-Regular"/>
              <w:bCs/>
              <w:sz w:val="24"/>
              <w:szCs w:val="24"/>
            </w:rPr>
            <w:t xml:space="preserve"> 数据库设计与实现</w:t>
          </w:r>
          <w:r>
            <w:tab/>
          </w:r>
          <w:r>
            <w:rPr>
              <w:rFonts w:hint="eastAsia"/>
              <w:sz w:val="24"/>
              <w:szCs w:val="24"/>
            </w:rPr>
            <w:t>1</w:t>
          </w:r>
          <w:r>
            <w:rPr>
              <w:rFonts w:hint="eastAsia"/>
              <w:sz w:val="24"/>
              <w:szCs w:val="24"/>
            </w:rPr>
            <w:fldChar w:fldCharType="end"/>
          </w:r>
          <w:r>
            <w:rPr>
              <w:rFonts w:hint="eastAsia"/>
              <w:sz w:val="24"/>
              <w:szCs w:val="24"/>
              <w:lang w:val="en-US" w:eastAsia="zh-CN"/>
            </w:rPr>
            <w:t>8</w:t>
          </w:r>
        </w:p>
        <w:p>
          <w:pPr>
            <w:pStyle w:val="8"/>
            <w:tabs>
              <w:tab w:val="right" w:leader="dot" w:pos="8306"/>
            </w:tabs>
            <w:rPr>
              <w:rFonts w:hint="default" w:eastAsia="宋体"/>
              <w:sz w:val="24"/>
              <w:szCs w:val="24"/>
              <w:lang w:val="en-US" w:eastAsia="zh-CN"/>
            </w:rPr>
          </w:pPr>
          <w:r>
            <w:fldChar w:fldCharType="begin"/>
          </w:r>
          <w:r>
            <w:instrText xml:space="preserve"> HYPERLINK \l "_Toc7501" </w:instrText>
          </w:r>
          <w:r>
            <w:fldChar w:fldCharType="separate"/>
          </w:r>
          <w:r>
            <w:rPr>
              <w:rFonts w:hint="eastAsia" w:eastAsia="PingFangSC-Regular"/>
              <w:bCs/>
              <w:sz w:val="24"/>
              <w:szCs w:val="24"/>
            </w:rPr>
            <w:t xml:space="preserve">4.3 </w:t>
          </w:r>
          <w:r>
            <w:rPr>
              <w:rFonts w:hint="eastAsia" w:eastAsia="PingFangSC-Regular"/>
              <w:bCs/>
              <w:sz w:val="24"/>
              <w:szCs w:val="24"/>
              <w:lang w:val="en-US" w:eastAsia="zh-CN"/>
            </w:rPr>
            <w:t>网关软件设计与实现</w:t>
          </w:r>
          <w:r>
            <w:tab/>
          </w:r>
          <w:r>
            <w:rPr>
              <w:rFonts w:hint="eastAsia"/>
              <w:sz w:val="24"/>
              <w:szCs w:val="24"/>
            </w:rPr>
            <w:fldChar w:fldCharType="end"/>
          </w:r>
          <w:r>
            <w:rPr>
              <w:rFonts w:hint="eastAsia"/>
              <w:sz w:val="24"/>
              <w:szCs w:val="24"/>
              <w:lang w:val="en-US" w:eastAsia="zh-CN"/>
            </w:rPr>
            <w:t>21</w:t>
          </w:r>
        </w:p>
        <w:p>
          <w:pPr>
            <w:pStyle w:val="7"/>
            <w:tabs>
              <w:tab w:val="right" w:leader="dot" w:pos="8306"/>
            </w:tabs>
            <w:ind w:firstLine="420" w:firstLineChars="200"/>
            <w:rPr>
              <w:rFonts w:hint="eastAsia" w:eastAsia="宋体"/>
              <w:sz w:val="24"/>
              <w:szCs w:val="24"/>
              <w:lang w:val="en-US" w:eastAsia="zh-CN"/>
            </w:rPr>
          </w:pPr>
          <w:r>
            <w:fldChar w:fldCharType="begin"/>
          </w:r>
          <w:r>
            <w:instrText xml:space="preserve"> HYPERLINK \l "_Toc7501" </w:instrText>
          </w:r>
          <w:r>
            <w:fldChar w:fldCharType="separate"/>
          </w:r>
          <w:r>
            <w:rPr>
              <w:rFonts w:hint="eastAsia" w:eastAsia="PingFangSC-Regular"/>
              <w:bCs/>
              <w:sz w:val="24"/>
              <w:szCs w:val="24"/>
            </w:rPr>
            <w:t>4.</w:t>
          </w:r>
          <w:r>
            <w:rPr>
              <w:rFonts w:hint="eastAsia" w:eastAsia="PingFangSC-Regular"/>
              <w:bCs/>
              <w:sz w:val="24"/>
              <w:szCs w:val="24"/>
              <w:lang w:val="en-US" w:eastAsia="zh-CN"/>
            </w:rPr>
            <w:t>4</w:t>
          </w:r>
          <w:r>
            <w:rPr>
              <w:rFonts w:hint="eastAsia" w:eastAsia="PingFangSC-Regular"/>
              <w:bCs/>
              <w:sz w:val="24"/>
              <w:szCs w:val="24"/>
            </w:rPr>
            <w:t xml:space="preserve"> </w:t>
          </w:r>
          <w:r>
            <w:rPr>
              <w:rFonts w:hint="eastAsia" w:eastAsia="PingFangSC-Regular"/>
              <w:bCs/>
              <w:sz w:val="24"/>
              <w:szCs w:val="24"/>
              <w:lang w:val="en-US" w:eastAsia="zh-CN"/>
            </w:rPr>
            <w:t>系统软件设计与实现</w:t>
          </w:r>
          <w:r>
            <w:tab/>
          </w:r>
          <w:r>
            <w:rPr>
              <w:rFonts w:hint="eastAsia"/>
              <w:sz w:val="24"/>
              <w:szCs w:val="24"/>
              <w:lang w:val="en-US" w:eastAsia="zh-CN"/>
            </w:rPr>
            <w:t>2</w:t>
          </w:r>
          <w:r>
            <w:rPr>
              <w:sz w:val="24"/>
              <w:szCs w:val="24"/>
            </w:rPr>
            <w:fldChar w:fldCharType="end"/>
          </w:r>
          <w:r>
            <w:rPr>
              <w:rFonts w:hint="eastAsia"/>
              <w:sz w:val="24"/>
              <w:szCs w:val="24"/>
              <w:lang w:val="en-US" w:eastAsia="zh-CN"/>
            </w:rPr>
            <w:t>2</w:t>
          </w:r>
        </w:p>
        <w:p>
          <w:pPr>
            <w:pStyle w:val="7"/>
            <w:tabs>
              <w:tab w:val="right" w:leader="dot" w:pos="8306"/>
            </w:tabs>
          </w:pPr>
          <w:r>
            <w:fldChar w:fldCharType="begin"/>
          </w:r>
          <w:r>
            <w:instrText xml:space="preserve"> HYPERLINK \l "_Toc17776" </w:instrText>
          </w:r>
          <w:r>
            <w:fldChar w:fldCharType="separate"/>
          </w:r>
          <w:r>
            <w:rPr>
              <w:rFonts w:eastAsia="PingFangSC-Regular"/>
              <w:b/>
              <w:sz w:val="28"/>
              <w:szCs w:val="28"/>
            </w:rPr>
            <w:t>5</w:t>
          </w:r>
          <w:r>
            <w:rPr>
              <w:rFonts w:hint="eastAsia" w:ascii="宋体" w:hAnsi="宋体" w:cs="宋体"/>
              <w:b/>
              <w:sz w:val="28"/>
              <w:szCs w:val="28"/>
            </w:rPr>
            <w:t xml:space="preserve"> 系统的整体运行测试</w:t>
          </w:r>
          <w:r>
            <w:tab/>
          </w:r>
          <w:r>
            <w:rPr>
              <w:sz w:val="24"/>
              <w:szCs w:val="24"/>
            </w:rPr>
            <w:fldChar w:fldCharType="begin"/>
          </w:r>
          <w:r>
            <w:rPr>
              <w:sz w:val="24"/>
              <w:szCs w:val="24"/>
            </w:rPr>
            <w:instrText xml:space="preserve"> PAGEREF _Toc17776 </w:instrText>
          </w:r>
          <w:r>
            <w:rPr>
              <w:sz w:val="24"/>
              <w:szCs w:val="24"/>
            </w:rPr>
            <w:fldChar w:fldCharType="separate"/>
          </w:r>
          <w:r>
            <w:rPr>
              <w:sz w:val="24"/>
              <w:szCs w:val="24"/>
            </w:rPr>
            <w:t>25</w:t>
          </w:r>
          <w:r>
            <w:rPr>
              <w:sz w:val="24"/>
              <w:szCs w:val="24"/>
            </w:rPr>
            <w:fldChar w:fldCharType="end"/>
          </w:r>
          <w:r>
            <w:rPr>
              <w:sz w:val="24"/>
              <w:szCs w:val="24"/>
            </w:rPr>
            <w:fldChar w:fldCharType="end"/>
          </w:r>
        </w:p>
        <w:p>
          <w:pPr>
            <w:pStyle w:val="8"/>
            <w:tabs>
              <w:tab w:val="right" w:leader="dot" w:pos="8306"/>
            </w:tabs>
          </w:pPr>
          <w:r>
            <w:fldChar w:fldCharType="begin"/>
          </w:r>
          <w:r>
            <w:instrText xml:space="preserve"> HYPERLINK \l "_Toc648" </w:instrText>
          </w:r>
          <w:r>
            <w:fldChar w:fldCharType="separate"/>
          </w:r>
          <w:r>
            <w:rPr>
              <w:rFonts w:eastAsia="PingFangSC-Regular"/>
              <w:bCs/>
              <w:sz w:val="24"/>
              <w:szCs w:val="24"/>
            </w:rPr>
            <w:t>5.1</w:t>
          </w:r>
          <w:r>
            <w:rPr>
              <w:rFonts w:hint="eastAsia" w:eastAsia="PingFangSC-Regular"/>
              <w:bCs/>
              <w:sz w:val="24"/>
              <w:szCs w:val="24"/>
            </w:rPr>
            <w:t xml:space="preserve"> 测试环境</w:t>
          </w:r>
          <w:r>
            <w:tab/>
          </w:r>
          <w:r>
            <w:rPr>
              <w:sz w:val="24"/>
              <w:szCs w:val="24"/>
            </w:rPr>
            <w:fldChar w:fldCharType="begin"/>
          </w:r>
          <w:r>
            <w:rPr>
              <w:sz w:val="24"/>
              <w:szCs w:val="24"/>
            </w:rPr>
            <w:instrText xml:space="preserve"> PAGEREF _Toc648 </w:instrText>
          </w:r>
          <w:r>
            <w:rPr>
              <w:sz w:val="24"/>
              <w:szCs w:val="24"/>
            </w:rPr>
            <w:fldChar w:fldCharType="separate"/>
          </w:r>
          <w:r>
            <w:rPr>
              <w:sz w:val="24"/>
              <w:szCs w:val="24"/>
            </w:rPr>
            <w:t>25</w:t>
          </w:r>
          <w:r>
            <w:rPr>
              <w:sz w:val="24"/>
              <w:szCs w:val="24"/>
            </w:rPr>
            <w:fldChar w:fldCharType="end"/>
          </w:r>
          <w:r>
            <w:rPr>
              <w:sz w:val="24"/>
              <w:szCs w:val="24"/>
            </w:rPr>
            <w:fldChar w:fldCharType="end"/>
          </w:r>
        </w:p>
        <w:p>
          <w:pPr>
            <w:pStyle w:val="8"/>
            <w:tabs>
              <w:tab w:val="right" w:leader="dot" w:pos="8306"/>
            </w:tabs>
          </w:pPr>
          <w:r>
            <w:fldChar w:fldCharType="begin"/>
          </w:r>
          <w:r>
            <w:instrText xml:space="preserve"> HYPERLINK \l "_Toc9641" </w:instrText>
          </w:r>
          <w:r>
            <w:fldChar w:fldCharType="separate"/>
          </w:r>
          <w:r>
            <w:rPr>
              <w:rFonts w:eastAsia="PingFangSC-Regular"/>
              <w:bCs/>
              <w:sz w:val="24"/>
              <w:szCs w:val="24"/>
            </w:rPr>
            <w:t>5.2</w:t>
          </w:r>
          <w:r>
            <w:rPr>
              <w:rFonts w:hint="eastAsia" w:eastAsia="PingFangSC-Regular"/>
              <w:bCs/>
              <w:sz w:val="24"/>
              <w:szCs w:val="24"/>
            </w:rPr>
            <w:t xml:space="preserve"> 无线传感器网络测试</w:t>
          </w:r>
          <w:r>
            <w:tab/>
          </w:r>
          <w:r>
            <w:rPr>
              <w:sz w:val="24"/>
              <w:szCs w:val="24"/>
            </w:rPr>
            <w:fldChar w:fldCharType="begin"/>
          </w:r>
          <w:r>
            <w:rPr>
              <w:sz w:val="24"/>
              <w:szCs w:val="24"/>
            </w:rPr>
            <w:instrText xml:space="preserve"> PAGEREF _Toc9641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8"/>
            <w:tabs>
              <w:tab w:val="right" w:leader="dot" w:pos="8306"/>
            </w:tabs>
          </w:pPr>
          <w:r>
            <w:fldChar w:fldCharType="begin"/>
          </w:r>
          <w:r>
            <w:instrText xml:space="preserve"> HYPERLINK \l "_Toc31802" </w:instrText>
          </w:r>
          <w:r>
            <w:fldChar w:fldCharType="separate"/>
          </w:r>
          <w:r>
            <w:rPr>
              <w:rFonts w:eastAsia="PingFangSC-Regular"/>
              <w:bCs/>
              <w:sz w:val="24"/>
              <w:szCs w:val="24"/>
            </w:rPr>
            <w:t>5.3</w:t>
          </w:r>
          <w:r>
            <w:rPr>
              <w:rFonts w:hint="eastAsia" w:eastAsia="PingFangSC-Regular"/>
              <w:bCs/>
              <w:sz w:val="24"/>
              <w:szCs w:val="24"/>
            </w:rPr>
            <w:t xml:space="preserve"> 系统功能测试</w:t>
          </w:r>
          <w:r>
            <w:tab/>
          </w:r>
          <w:r>
            <w:rPr>
              <w:sz w:val="24"/>
              <w:szCs w:val="24"/>
            </w:rPr>
            <w:fldChar w:fldCharType="begin"/>
          </w:r>
          <w:r>
            <w:rPr>
              <w:sz w:val="24"/>
              <w:szCs w:val="24"/>
            </w:rPr>
            <w:instrText xml:space="preserve"> PAGEREF _Toc31802 </w:instrText>
          </w:r>
          <w:r>
            <w:rPr>
              <w:sz w:val="24"/>
              <w:szCs w:val="24"/>
            </w:rPr>
            <w:fldChar w:fldCharType="separate"/>
          </w:r>
          <w:r>
            <w:rPr>
              <w:sz w:val="24"/>
              <w:szCs w:val="24"/>
            </w:rPr>
            <w:t>28</w:t>
          </w:r>
          <w:r>
            <w:rPr>
              <w:sz w:val="24"/>
              <w:szCs w:val="24"/>
            </w:rPr>
            <w:fldChar w:fldCharType="end"/>
          </w:r>
          <w:r>
            <w:rPr>
              <w:sz w:val="24"/>
              <w:szCs w:val="24"/>
            </w:rPr>
            <w:fldChar w:fldCharType="end"/>
          </w:r>
        </w:p>
        <w:p>
          <w:pPr>
            <w:pStyle w:val="7"/>
            <w:tabs>
              <w:tab w:val="right" w:leader="dot" w:pos="8306"/>
            </w:tabs>
          </w:pPr>
          <w:r>
            <w:fldChar w:fldCharType="begin"/>
          </w:r>
          <w:r>
            <w:instrText xml:space="preserve"> HYPERLINK \l "_Toc28493" </w:instrText>
          </w:r>
          <w:r>
            <w:fldChar w:fldCharType="separate"/>
          </w:r>
          <w:r>
            <w:rPr>
              <w:rFonts w:eastAsia="PingFangSC-Regular"/>
              <w:b/>
              <w:sz w:val="28"/>
              <w:szCs w:val="28"/>
            </w:rPr>
            <w:t>6</w:t>
          </w:r>
          <w:r>
            <w:rPr>
              <w:rFonts w:hint="eastAsia" w:ascii="PingFangSC-Regular" w:hAnsi="PingFangSC-Regular" w:eastAsia="PingFangSC-Regular"/>
              <w:b/>
              <w:sz w:val="28"/>
              <w:szCs w:val="28"/>
            </w:rPr>
            <w:t xml:space="preserve"> </w:t>
          </w:r>
          <w:r>
            <w:rPr>
              <w:rFonts w:hint="eastAsia" w:ascii="宋体" w:hAnsi="宋体" w:cs="宋体"/>
              <w:b/>
              <w:sz w:val="28"/>
              <w:szCs w:val="28"/>
            </w:rPr>
            <w:t>总结与展望</w:t>
          </w:r>
          <w:r>
            <w:tab/>
          </w:r>
          <w:r>
            <w:rPr>
              <w:sz w:val="24"/>
              <w:szCs w:val="24"/>
            </w:rPr>
            <w:fldChar w:fldCharType="begin"/>
          </w:r>
          <w:r>
            <w:rPr>
              <w:sz w:val="24"/>
              <w:szCs w:val="24"/>
            </w:rPr>
            <w:instrText xml:space="preserve"> PAGEREF _Toc28493 </w:instrText>
          </w:r>
          <w:r>
            <w:rPr>
              <w:sz w:val="24"/>
              <w:szCs w:val="24"/>
            </w:rPr>
            <w:fldChar w:fldCharType="separate"/>
          </w:r>
          <w:r>
            <w:rPr>
              <w:sz w:val="24"/>
              <w:szCs w:val="24"/>
            </w:rPr>
            <w:t>33</w:t>
          </w:r>
          <w:r>
            <w:rPr>
              <w:sz w:val="24"/>
              <w:szCs w:val="24"/>
            </w:rPr>
            <w:fldChar w:fldCharType="end"/>
          </w:r>
          <w:r>
            <w:rPr>
              <w:sz w:val="24"/>
              <w:szCs w:val="24"/>
            </w:rPr>
            <w:fldChar w:fldCharType="end"/>
          </w:r>
        </w:p>
        <w:p>
          <w:pPr>
            <w:pStyle w:val="8"/>
            <w:tabs>
              <w:tab w:val="right" w:leader="dot" w:pos="8306"/>
            </w:tabs>
          </w:pPr>
          <w:r>
            <w:fldChar w:fldCharType="begin"/>
          </w:r>
          <w:r>
            <w:instrText xml:space="preserve"> HYPERLINK \l "_Toc30230" </w:instrText>
          </w:r>
          <w:r>
            <w:fldChar w:fldCharType="separate"/>
          </w:r>
          <w:r>
            <w:rPr>
              <w:rFonts w:eastAsia="PingFangSC-Regular"/>
              <w:bCs/>
              <w:sz w:val="24"/>
              <w:szCs w:val="24"/>
            </w:rPr>
            <w:t>6.1</w:t>
          </w:r>
          <w:r>
            <w:rPr>
              <w:rFonts w:hint="eastAsia" w:eastAsia="PingFangSC-Regular"/>
              <w:bCs/>
              <w:sz w:val="24"/>
              <w:szCs w:val="24"/>
            </w:rPr>
            <w:t xml:space="preserve"> 课题总结</w:t>
          </w:r>
          <w:r>
            <w:tab/>
          </w:r>
          <w:r>
            <w:rPr>
              <w:sz w:val="24"/>
              <w:szCs w:val="24"/>
            </w:rPr>
            <w:fldChar w:fldCharType="begin"/>
          </w:r>
          <w:r>
            <w:rPr>
              <w:sz w:val="24"/>
              <w:szCs w:val="24"/>
            </w:rPr>
            <w:instrText xml:space="preserve"> PAGEREF _Toc30230 </w:instrText>
          </w:r>
          <w:r>
            <w:rPr>
              <w:sz w:val="24"/>
              <w:szCs w:val="24"/>
            </w:rPr>
            <w:fldChar w:fldCharType="separate"/>
          </w:r>
          <w:r>
            <w:rPr>
              <w:sz w:val="24"/>
              <w:szCs w:val="24"/>
            </w:rPr>
            <w:t>33</w:t>
          </w:r>
          <w:r>
            <w:rPr>
              <w:sz w:val="24"/>
              <w:szCs w:val="24"/>
            </w:rPr>
            <w:fldChar w:fldCharType="end"/>
          </w:r>
          <w:r>
            <w:rPr>
              <w:sz w:val="24"/>
              <w:szCs w:val="24"/>
            </w:rPr>
            <w:fldChar w:fldCharType="end"/>
          </w:r>
        </w:p>
        <w:p>
          <w:pPr>
            <w:pStyle w:val="8"/>
            <w:tabs>
              <w:tab w:val="right" w:leader="dot" w:pos="8306"/>
            </w:tabs>
          </w:pPr>
          <w:r>
            <w:fldChar w:fldCharType="begin"/>
          </w:r>
          <w:r>
            <w:instrText xml:space="preserve"> HYPERLINK \l "_Toc22016" </w:instrText>
          </w:r>
          <w:r>
            <w:fldChar w:fldCharType="separate"/>
          </w:r>
          <w:r>
            <w:rPr>
              <w:rFonts w:eastAsia="PingFangSC-Regular"/>
              <w:bCs/>
              <w:sz w:val="24"/>
              <w:szCs w:val="24"/>
            </w:rPr>
            <w:t>6.2</w:t>
          </w:r>
          <w:r>
            <w:rPr>
              <w:rFonts w:hint="eastAsia" w:eastAsia="PingFangSC-Regular"/>
              <w:bCs/>
              <w:sz w:val="24"/>
              <w:szCs w:val="24"/>
            </w:rPr>
            <w:t xml:space="preserve"> 课题展望</w:t>
          </w:r>
          <w:r>
            <w:tab/>
          </w:r>
          <w:r>
            <w:rPr>
              <w:sz w:val="24"/>
              <w:szCs w:val="24"/>
            </w:rPr>
            <w:fldChar w:fldCharType="begin"/>
          </w:r>
          <w:r>
            <w:rPr>
              <w:sz w:val="24"/>
              <w:szCs w:val="24"/>
            </w:rPr>
            <w:instrText xml:space="preserve"> PAGEREF _Toc22016 </w:instrText>
          </w:r>
          <w:r>
            <w:rPr>
              <w:sz w:val="24"/>
              <w:szCs w:val="24"/>
            </w:rPr>
            <w:fldChar w:fldCharType="separate"/>
          </w:r>
          <w:r>
            <w:rPr>
              <w:sz w:val="24"/>
              <w:szCs w:val="24"/>
            </w:rPr>
            <w:t>33</w:t>
          </w:r>
          <w:r>
            <w:rPr>
              <w:sz w:val="24"/>
              <w:szCs w:val="24"/>
            </w:rPr>
            <w:fldChar w:fldCharType="end"/>
          </w:r>
          <w:r>
            <w:rPr>
              <w:sz w:val="24"/>
              <w:szCs w:val="24"/>
            </w:rPr>
            <w:fldChar w:fldCharType="end"/>
          </w:r>
        </w:p>
        <w:p>
          <w:pPr>
            <w:pStyle w:val="7"/>
            <w:tabs>
              <w:tab w:val="right" w:leader="dot" w:pos="8306"/>
            </w:tabs>
          </w:pPr>
          <w:r>
            <w:fldChar w:fldCharType="begin"/>
          </w:r>
          <w:r>
            <w:instrText xml:space="preserve"> HYPERLINK \l "_Toc28384" </w:instrText>
          </w:r>
          <w:r>
            <w:fldChar w:fldCharType="separate"/>
          </w:r>
          <w:r>
            <w:rPr>
              <w:rFonts w:hint="eastAsia" w:ascii="宋体" w:hAnsi="宋体" w:cs="宋体"/>
              <w:b/>
              <w:sz w:val="28"/>
              <w:szCs w:val="28"/>
            </w:rPr>
            <w:t>致谢</w:t>
          </w:r>
          <w:r>
            <w:tab/>
          </w:r>
          <w:r>
            <w:rPr>
              <w:sz w:val="24"/>
              <w:szCs w:val="24"/>
            </w:rPr>
            <w:fldChar w:fldCharType="begin"/>
          </w:r>
          <w:r>
            <w:rPr>
              <w:sz w:val="24"/>
              <w:szCs w:val="24"/>
            </w:rPr>
            <w:instrText xml:space="preserve"> PAGEREF _Toc28384 </w:instrText>
          </w:r>
          <w:r>
            <w:rPr>
              <w:sz w:val="24"/>
              <w:szCs w:val="24"/>
            </w:rPr>
            <w:fldChar w:fldCharType="separate"/>
          </w:r>
          <w:r>
            <w:rPr>
              <w:sz w:val="24"/>
              <w:szCs w:val="24"/>
            </w:rPr>
            <w:t>34</w:t>
          </w:r>
          <w:r>
            <w:rPr>
              <w:sz w:val="24"/>
              <w:szCs w:val="24"/>
            </w:rPr>
            <w:fldChar w:fldCharType="end"/>
          </w:r>
          <w:r>
            <w:rPr>
              <w:sz w:val="24"/>
              <w:szCs w:val="24"/>
            </w:rPr>
            <w:fldChar w:fldCharType="end"/>
          </w:r>
        </w:p>
        <w:p>
          <w:pPr>
            <w:pStyle w:val="7"/>
            <w:tabs>
              <w:tab w:val="right" w:leader="dot" w:pos="8306"/>
            </w:tabs>
            <w:rPr>
              <w:rFonts w:ascii="PingFangSC-Regular" w:hAnsi="PingFangSC-Regular" w:eastAsia="PingFangSC-Regular"/>
              <w:highlight w:val="green"/>
            </w:rPr>
          </w:pPr>
          <w:r>
            <w:fldChar w:fldCharType="begin"/>
          </w:r>
          <w:r>
            <w:instrText xml:space="preserve"> HYPERLINK \l "_Toc31258" </w:instrText>
          </w:r>
          <w:r>
            <w:fldChar w:fldCharType="separate"/>
          </w:r>
          <w:r>
            <w:rPr>
              <w:rFonts w:hint="eastAsia" w:ascii="宋体" w:hAnsi="宋体" w:cs="宋体"/>
              <w:b/>
              <w:sz w:val="28"/>
              <w:szCs w:val="28"/>
            </w:rPr>
            <w:t>参考文献</w:t>
          </w:r>
          <w:r>
            <w:tab/>
          </w:r>
          <w:r>
            <w:rPr>
              <w:sz w:val="24"/>
              <w:szCs w:val="24"/>
            </w:rPr>
            <w:fldChar w:fldCharType="begin"/>
          </w:r>
          <w:r>
            <w:rPr>
              <w:sz w:val="24"/>
              <w:szCs w:val="24"/>
            </w:rPr>
            <w:instrText xml:space="preserve"> PAGEREF _Toc31258 </w:instrText>
          </w:r>
          <w:r>
            <w:rPr>
              <w:sz w:val="24"/>
              <w:szCs w:val="24"/>
            </w:rPr>
            <w:fldChar w:fldCharType="separate"/>
          </w:r>
          <w:r>
            <w:rPr>
              <w:sz w:val="24"/>
              <w:szCs w:val="24"/>
            </w:rPr>
            <w:t>35</w:t>
          </w:r>
          <w:r>
            <w:rPr>
              <w:sz w:val="24"/>
              <w:szCs w:val="24"/>
            </w:rPr>
            <w:fldChar w:fldCharType="end"/>
          </w:r>
          <w:r>
            <w:rPr>
              <w:sz w:val="24"/>
              <w:szCs w:val="24"/>
            </w:rPr>
            <w:fldChar w:fldCharType="end"/>
          </w:r>
        </w:p>
        <w:p>
          <w:pPr>
            <w:pStyle w:val="7"/>
            <w:tabs>
              <w:tab w:val="right" w:leader="dot" w:pos="8306"/>
            </w:tabs>
            <w:rPr>
              <w:rFonts w:eastAsia="PingFangSC-Regular"/>
              <w:szCs w:val="22"/>
            </w:rPr>
          </w:pPr>
          <w:r>
            <w:rPr>
              <w:rFonts w:hint="eastAsia" w:ascii="宋体" w:hAnsi="宋体" w:cs="宋体"/>
              <w:b/>
              <w:bCs/>
              <w:sz w:val="28"/>
              <w:szCs w:val="28"/>
            </w:rPr>
            <w:t>附录</w:t>
          </w:r>
          <w:r>
            <w:fldChar w:fldCharType="begin"/>
          </w:r>
          <w:r>
            <w:instrText xml:space="preserve"> HYPERLINK \l "_Toc31258" </w:instrText>
          </w:r>
          <w:r>
            <w:fldChar w:fldCharType="separate"/>
          </w:r>
          <w:r>
            <w:tab/>
          </w:r>
          <w:r>
            <w:rPr>
              <w:rFonts w:hint="eastAsia"/>
              <w:sz w:val="24"/>
              <w:szCs w:val="24"/>
            </w:rPr>
            <w:t>3</w:t>
          </w:r>
          <w:r>
            <w:rPr>
              <w:rFonts w:hint="eastAsia"/>
              <w:sz w:val="24"/>
              <w:szCs w:val="24"/>
            </w:rPr>
            <w:fldChar w:fldCharType="end"/>
          </w:r>
          <w:r>
            <w:rPr>
              <w:rFonts w:hint="eastAsia"/>
              <w:sz w:val="24"/>
              <w:szCs w:val="24"/>
              <w:lang w:val="en-US" w:eastAsia="zh-CN"/>
            </w:rPr>
            <w:t>9</w:t>
          </w:r>
          <w:r>
            <w:rPr>
              <w:rFonts w:hint="eastAsia" w:ascii="PingFangSC-Regular" w:hAnsi="PingFangSC-Regular" w:eastAsia="PingFangSC-Regular"/>
              <w:szCs w:val="22"/>
            </w:rPr>
            <w:tab/>
          </w:r>
          <w:r>
            <w:tab/>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b/>
              <w:highlight w:val="green"/>
            </w:rPr>
            <w:sectPr>
              <w:footerReference r:id="rId5" w:type="default"/>
              <w:pgSz w:w="11906" w:h="16838"/>
              <w:pgMar w:top="1440" w:right="1800" w:bottom="1440" w:left="1800" w:header="851" w:footer="992" w:gutter="0"/>
              <w:pgNumType w:start="1"/>
              <w:cols w:space="425" w:num="1"/>
              <w:docGrid w:type="lines" w:linePitch="312" w:charSpace="0"/>
            </w:sectPr>
          </w:pPr>
          <w:r>
            <w:rPr>
              <w:rFonts w:hint="eastAsia" w:ascii="PingFangSC-Regular" w:hAnsi="PingFangSC-Regular" w:eastAsia="PingFangSC-Regular"/>
              <w:highlight w:val="green"/>
            </w:rPr>
            <w:fldChar w:fldCharType="end"/>
          </w:r>
        </w:p>
      </w:sdtContent>
    </w:sdt>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center"/>
        <w:outlineLvl w:val="9"/>
        <w:rPr>
          <w:b/>
          <w:bCs/>
          <w:sz w:val="28"/>
          <w:szCs w:val="28"/>
        </w:rPr>
      </w:pPr>
      <w:bookmarkStart w:id="0" w:name="_Toc17367"/>
      <w:bookmarkStart w:id="1" w:name="_Toc7423"/>
      <w:bookmarkStart w:id="2" w:name="_Toc22842"/>
      <w:bookmarkStart w:id="3" w:name="_Toc5394"/>
      <w:bookmarkStart w:id="4" w:name="_Toc32469"/>
      <w:bookmarkStart w:id="5" w:name="_Toc21339"/>
      <w:bookmarkStart w:id="6" w:name="_Toc3481"/>
      <w:r>
        <w:rPr>
          <w:rFonts w:hint="eastAsia"/>
          <w:b/>
          <w:bCs/>
          <w:sz w:val="28"/>
          <w:szCs w:val="28"/>
        </w:rPr>
        <w:t>基于WSN的智能教室管理系统的设计与实现</w:t>
      </w:r>
      <w:bookmarkEnd w:id="0"/>
      <w:bookmarkEnd w:id="1"/>
      <w:bookmarkEnd w:id="2"/>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outlineLvl w:val="9"/>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bookmarkStart w:id="7" w:name="_Toc28862"/>
      <w:bookmarkStart w:id="8" w:name="_Toc6853"/>
      <w:bookmarkStart w:id="9" w:name="_Toc16625"/>
      <w:r>
        <w:rPr>
          <w:rFonts w:hint="eastAsia"/>
          <w:sz w:val="24"/>
          <w:szCs w:val="24"/>
        </w:rPr>
        <w:t>作者：卢钰均</w:t>
      </w:r>
      <w:bookmarkEnd w:id="7"/>
      <w:bookmarkEnd w:id="8"/>
      <w:bookmarkEnd w:id="9"/>
    </w:p>
    <w:bookmarkEnd w:id="3"/>
    <w:bookmarkEnd w:id="4"/>
    <w:bookmarkEnd w:id="5"/>
    <w:bookmarkEnd w:id="6"/>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outlineLvl w:val="9"/>
        <w:rPr>
          <w:rFonts w:ascii="宋体" w:hAnsi="宋体" w:cs="宋体"/>
          <w:b/>
          <w:bCs/>
          <w:sz w:val="28"/>
          <w:szCs w:val="28"/>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 xml:space="preserve">  </w:t>
      </w:r>
      <w:r>
        <w:rPr>
          <w:rFonts w:hint="eastAsia"/>
          <w:sz w:val="24"/>
          <w:szCs w:val="24"/>
        </w:rPr>
        <w:tab/>
      </w:r>
      <w:bookmarkStart w:id="10" w:name="_Toc17869"/>
      <w:bookmarkStart w:id="11" w:name="_Toc13743"/>
      <w:bookmarkStart w:id="12" w:name="_Toc21666"/>
      <w:r>
        <w:rPr>
          <w:rFonts w:hint="eastAsia"/>
          <w:sz w:val="24"/>
          <w:szCs w:val="24"/>
        </w:rPr>
        <w:t>指导老师：杨光</w:t>
      </w:r>
      <w:bookmarkEnd w:id="10"/>
      <w:bookmarkEnd w:id="11"/>
      <w:bookmarkEnd w:id="12"/>
      <w:r>
        <w:rPr>
          <w:rFonts w:hint="eastAsia" w:ascii="PingFangSC-Regular" w:hAnsi="PingFangSC-Regular" w:eastAsia="PingFangSC-Regular"/>
          <w:sz w:val="24"/>
        </w:rPr>
        <w:tab/>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eastAsia="正楷" w:cs="宋体"/>
          <w:szCs w:val="21"/>
        </w:rPr>
      </w:pPr>
      <w:r>
        <w:rPr>
          <w:rFonts w:hint="eastAsia" w:ascii="宋体" w:hAnsi="宋体" w:cs="宋体"/>
          <w:b/>
          <w:bCs/>
          <w:sz w:val="28"/>
          <w:szCs w:val="28"/>
        </w:rPr>
        <w:t>摘要</w:t>
      </w:r>
      <w:r>
        <w:rPr>
          <w:rFonts w:hint="eastAsia" w:ascii="宋体" w:hAnsi="宋体" w:cs="宋体"/>
          <w:b/>
          <w:bCs/>
          <w:sz w:val="28"/>
          <w:szCs w:val="28"/>
        </w:rPr>
        <w:tab/>
      </w:r>
      <w:r>
        <w:rPr>
          <w:rFonts w:hint="eastAsia" w:ascii="宋体" w:hAnsi="宋体" w:cs="宋体"/>
          <w:b/>
          <w:bCs/>
          <w:sz w:val="28"/>
          <w:szCs w:val="28"/>
        </w:rPr>
        <w:t xml:space="preserve">  </w:t>
      </w:r>
      <w:r>
        <w:rPr>
          <w:rFonts w:hint="eastAsia" w:ascii="宋体" w:hAnsi="宋体" w:eastAsia="正楷" w:cs="宋体"/>
          <w:szCs w:val="21"/>
        </w:rPr>
        <w:t>随着时代的发展与科技的不断进步，智能管理系统成为教室未来管理的发展方向，本文通过对智能教室管理系统现状的分析，得出功能需求，从实际应用的角度，提出一种基于WSN的智能教室管理系统的设计方案，该系统通过</w:t>
      </w:r>
      <w:r>
        <w:rPr>
          <w:rFonts w:eastAsia="正楷"/>
          <w:szCs w:val="21"/>
        </w:rPr>
        <w:t>ZigBee</w:t>
      </w:r>
      <w:r>
        <w:rPr>
          <w:rFonts w:hint="eastAsia" w:ascii="宋体" w:hAnsi="宋体" w:eastAsia="正楷" w:cs="宋体"/>
          <w:szCs w:val="21"/>
        </w:rPr>
        <w:t>技术，实现了对教室环境的参数采集以及设备的控制。</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eastAsia="正楷" w:cs="宋体"/>
          <w:szCs w:val="21"/>
        </w:rPr>
      </w:pPr>
      <w:r>
        <w:rPr>
          <w:rFonts w:hint="eastAsia" w:ascii="宋体" w:hAnsi="宋体" w:eastAsia="正楷" w:cs="宋体"/>
          <w:szCs w:val="21"/>
        </w:rPr>
        <w:tab/>
      </w:r>
      <w:r>
        <w:rPr>
          <w:rFonts w:hint="eastAsia" w:ascii="宋体" w:hAnsi="宋体" w:eastAsia="正楷" w:cs="宋体"/>
          <w:szCs w:val="21"/>
        </w:rPr>
        <w:t>本系统由感知识别层、网络通信层和应用服务层共同组成，感知识别层是通过传感器采集数据，网络通信层是使用虚拟平台的网关进行通信，然后应用服务层是在</w:t>
      </w:r>
      <w:r>
        <w:rPr>
          <w:rFonts w:eastAsia="正楷"/>
          <w:szCs w:val="21"/>
        </w:rPr>
        <w:t>web</w:t>
      </w:r>
      <w:r>
        <w:rPr>
          <w:rFonts w:hint="eastAsia" w:ascii="宋体" w:hAnsi="宋体" w:eastAsia="正楷" w:cs="宋体"/>
          <w:szCs w:val="21"/>
        </w:rPr>
        <w:t>端进行处理以及传输接收命令。系统经过测试可以实现无线传感器的通信，以及接收到温湿度、光照强度等参数，并且能够实现对调控设备的控制，达到了系统</w:t>
      </w:r>
      <w:r>
        <w:rPr>
          <w:rFonts w:hint="eastAsia" w:ascii="宋体" w:hAnsi="宋体" w:eastAsia="正楷" w:cs="宋体"/>
          <w:szCs w:val="21"/>
          <w:lang w:val="en-US" w:eastAsia="zh-CN"/>
        </w:rPr>
        <w:t>功能</w:t>
      </w:r>
      <w:r>
        <w:rPr>
          <w:rFonts w:hint="eastAsia" w:ascii="宋体" w:hAnsi="宋体" w:eastAsia="正楷" w:cs="宋体"/>
          <w:szCs w:val="21"/>
        </w:rPr>
        <w:t>要求。</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eastAsia="正楷" w:cs="宋体"/>
          <w:szCs w:val="21"/>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eastAsia="正楷" w:cs="宋体"/>
          <w:szCs w:val="21"/>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PingFangSC-Regular" w:hAnsi="PingFangSC-Regular" w:eastAsia="PingFangSC-Regular"/>
          <w:sz w:val="24"/>
        </w:rPr>
      </w:pPr>
      <w:r>
        <w:rPr>
          <w:rFonts w:hint="eastAsia" w:ascii="宋体" w:hAnsi="宋体" w:cs="宋体"/>
          <w:b/>
          <w:bCs/>
          <w:sz w:val="24"/>
        </w:rPr>
        <w:t>关键字：</w:t>
      </w:r>
      <w:r>
        <w:rPr>
          <w:rFonts w:hint="eastAsia" w:eastAsia="PingFangSC-Regular"/>
          <w:b/>
          <w:bCs/>
          <w:sz w:val="24"/>
        </w:rPr>
        <w:t>WSN</w:t>
      </w:r>
      <w:r>
        <w:rPr>
          <w:b/>
          <w:bCs/>
          <w:sz w:val="24"/>
        </w:rPr>
        <w:t>；</w:t>
      </w:r>
      <w:r>
        <w:rPr>
          <w:rFonts w:hint="eastAsia" w:ascii="宋体" w:hAnsi="宋体" w:cs="宋体"/>
          <w:b/>
          <w:bCs/>
          <w:sz w:val="24"/>
        </w:rPr>
        <w:t>传感器</w:t>
      </w:r>
      <w:r>
        <w:rPr>
          <w:b/>
          <w:bCs/>
          <w:sz w:val="24"/>
        </w:rPr>
        <w:t>；</w:t>
      </w:r>
      <w:r>
        <w:rPr>
          <w:rFonts w:hint="eastAsia"/>
          <w:b/>
          <w:bCs/>
          <w:sz w:val="24"/>
          <w:lang w:val="en-US" w:eastAsia="zh-CN"/>
        </w:rPr>
        <w:t>智能</w:t>
      </w:r>
      <w:r>
        <w:rPr>
          <w:rFonts w:hint="eastAsia"/>
          <w:b/>
          <w:bCs/>
          <w:sz w:val="24"/>
        </w:rPr>
        <w:t>教室</w:t>
      </w:r>
      <w:r>
        <w:rPr>
          <w:rFonts w:hint="eastAsia" w:ascii="宋体" w:hAnsi="宋体" w:cs="宋体"/>
          <w:b/>
          <w:bCs/>
          <w:sz w:val="24"/>
        </w:rPr>
        <w:t>管理</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center"/>
        <w:outlineLvl w:val="0"/>
        <w:rPr>
          <w:rFonts w:eastAsia="PingFangSC-Regular"/>
          <w:b/>
          <w:bCs/>
          <w:sz w:val="28"/>
          <w:szCs w:val="28"/>
        </w:rPr>
        <w:sectPr>
          <w:footerReference r:id="rId6" w:type="default"/>
          <w:pgSz w:w="11906" w:h="16838"/>
          <w:pgMar w:top="1440" w:right="1800" w:bottom="1440" w:left="1800" w:header="851" w:footer="992" w:gutter="0"/>
          <w:cols w:space="425" w:num="1"/>
          <w:docGrid w:type="lines" w:linePitch="312" w:charSpace="0"/>
        </w:sectPr>
      </w:pPr>
      <w:bookmarkStart w:id="13" w:name="_Toc134"/>
      <w:bookmarkStart w:id="14" w:name="_Toc2810"/>
      <w:bookmarkStart w:id="15" w:name="_Toc29515"/>
      <w:bookmarkStart w:id="16" w:name="_Toc1013"/>
    </w:p>
    <w:bookmarkEnd w:id="13"/>
    <w:bookmarkEnd w:id="14"/>
    <w:bookmarkEnd w:id="15"/>
    <w:bookmarkEnd w:id="16"/>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center"/>
        <w:outlineLvl w:val="9"/>
        <w:rPr>
          <w:rFonts w:eastAsia="PingFangSC-Regular"/>
          <w:b/>
          <w:bCs/>
          <w:sz w:val="28"/>
          <w:szCs w:val="28"/>
        </w:rPr>
      </w:pPr>
      <w:bookmarkStart w:id="17" w:name="_Toc16174"/>
      <w:bookmarkStart w:id="18" w:name="_Toc513"/>
      <w:bookmarkStart w:id="19" w:name="_Toc12477"/>
      <w:r>
        <w:rPr>
          <w:rFonts w:hint="eastAsia" w:eastAsia="PingFangSC-Regular"/>
          <w:b/>
          <w:bCs/>
          <w:sz w:val="28"/>
          <w:szCs w:val="28"/>
        </w:rPr>
        <w:t>Design and Implementation of Intelligent Classroom Management System Based on WSN</w:t>
      </w:r>
      <w:bookmarkEnd w:id="17"/>
      <w:bookmarkEnd w:id="18"/>
      <w:bookmarkEnd w:id="19"/>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center"/>
        <w:outlineLvl w:val="9"/>
        <w:rPr>
          <w:rFonts w:eastAsia="PingFangSC-Regular"/>
          <w:sz w:val="24"/>
          <w:szCs w:val="24"/>
        </w:rPr>
      </w:pPr>
      <w:bookmarkStart w:id="20" w:name="_Toc12231"/>
      <w:bookmarkStart w:id="21" w:name="_Toc4440"/>
      <w:bookmarkStart w:id="22" w:name="_Toc27922"/>
      <w:r>
        <w:rPr>
          <w:rFonts w:eastAsia="PingFangSC-Regular"/>
          <w:sz w:val="24"/>
          <w:szCs w:val="24"/>
        </w:rPr>
        <w:t>Author</w:t>
      </w:r>
      <w:r>
        <w:rPr>
          <w:rFonts w:hint="eastAsia" w:eastAsia="PingFangSC-Regular"/>
          <w:sz w:val="24"/>
          <w:szCs w:val="24"/>
        </w:rPr>
        <w:t>:Lu yujun</w:t>
      </w:r>
      <w:bookmarkEnd w:id="20"/>
      <w:bookmarkEnd w:id="21"/>
      <w:bookmarkEnd w:id="22"/>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center"/>
        <w:outlineLvl w:val="9"/>
        <w:rPr>
          <w:rFonts w:eastAsia="PingFangSC-Regular"/>
          <w:sz w:val="24"/>
          <w:szCs w:val="24"/>
        </w:rPr>
      </w:pPr>
      <w:r>
        <w:rPr>
          <w:rFonts w:hint="eastAsia" w:eastAsia="PingFangSC-Regular"/>
          <w:sz w:val="24"/>
          <w:szCs w:val="24"/>
        </w:rPr>
        <w:tab/>
      </w:r>
      <w:bookmarkStart w:id="23" w:name="_Toc10054"/>
      <w:bookmarkStart w:id="24" w:name="_Toc19005"/>
      <w:bookmarkStart w:id="25" w:name="_Toc27295"/>
      <w:r>
        <w:rPr>
          <w:rFonts w:hint="eastAsia" w:eastAsia="PingFangSC-Regular"/>
          <w:sz w:val="24"/>
          <w:szCs w:val="24"/>
        </w:rPr>
        <w:t>I</w:t>
      </w:r>
      <w:r>
        <w:rPr>
          <w:rFonts w:eastAsia="PingFangSC-Regular"/>
          <w:sz w:val="24"/>
          <w:szCs w:val="24"/>
        </w:rPr>
        <w:t>nstructor</w:t>
      </w:r>
      <w:r>
        <w:rPr>
          <w:rFonts w:hint="eastAsia" w:eastAsia="PingFangSC-Regular"/>
          <w:sz w:val="24"/>
          <w:szCs w:val="24"/>
        </w:rPr>
        <w:t>:Yang guang</w:t>
      </w:r>
      <w:bookmarkEnd w:id="23"/>
      <w:bookmarkEnd w:id="24"/>
      <w:bookmarkEnd w:id="25"/>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eastAsia="PingFangSC-Regular"/>
          <w:szCs w:val="21"/>
        </w:rPr>
      </w:pPr>
      <w:r>
        <w:rPr>
          <w:rFonts w:hint="eastAsia" w:eastAsia="PingFangSC-Regular"/>
          <w:b/>
          <w:bCs/>
          <w:sz w:val="28"/>
          <w:szCs w:val="28"/>
        </w:rPr>
        <w:t>A</w:t>
      </w:r>
      <w:r>
        <w:rPr>
          <w:rFonts w:eastAsia="PingFangSC-Regular"/>
          <w:b/>
          <w:bCs/>
          <w:sz w:val="28"/>
          <w:szCs w:val="28"/>
        </w:rPr>
        <w:t>bstract</w:t>
      </w:r>
      <w:r>
        <w:rPr>
          <w:rFonts w:hint="eastAsia" w:eastAsia="PingFangSC-Regular"/>
          <w:b/>
          <w:bCs/>
          <w:sz w:val="28"/>
          <w:szCs w:val="28"/>
        </w:rPr>
        <w:t xml:space="preserve">  </w:t>
      </w:r>
      <w:r>
        <w:rPr>
          <w:rFonts w:eastAsia="PingFangSC-Regular"/>
          <w:szCs w:val="21"/>
        </w:rPr>
        <w:t>With the development of the times and the continuous progress of science and technology, the intelligent management system has become the development direction of the classroom in the future. Through the analysis of the current situation of the intelligent classroom management system, this paper draws the functional requirements. The design scheme of the classroom management system, which uses ZigBee technology to realize the parameter collection of the classroom environment and the control of the equipment.</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ind w:firstLine="420" w:firstLineChars="200"/>
        <w:rPr>
          <w:rFonts w:eastAsia="PingFangSC-Regular"/>
          <w:szCs w:val="21"/>
        </w:rPr>
      </w:pPr>
      <w:r>
        <w:rPr>
          <w:rFonts w:eastAsia="PingFangSC-Regular"/>
          <w:szCs w:val="21"/>
        </w:rPr>
        <w:t xml:space="preserve">The system consists of a perception recognition layer, a network communication layer and an application service layer. The perception recognition layer collects data through sensors, the network communication layer uses a virtual platform gateway for communication, and then the application service layer processes and transmits on the web side Receive commands. After testing, the system can realize wireless sensor communication, and receive parameters such as temperature, humidity, and light intensity, and can control the control equipment, which basically meets the requirements of system </w:t>
      </w:r>
      <w:r>
        <w:rPr>
          <w:rFonts w:hint="eastAsia" w:eastAsia="PingFangSC-Regular"/>
          <w:szCs w:val="21"/>
          <w:lang w:val="en-US" w:eastAsia="zh-CN"/>
        </w:rPr>
        <w:t>function</w:t>
      </w:r>
      <w:r>
        <w:rPr>
          <w:rFonts w:eastAsia="PingFangSC-Regular"/>
          <w:szCs w:val="21"/>
        </w:rPr>
        <w:t>.</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ind w:firstLine="420" w:firstLineChars="200"/>
        <w:rPr>
          <w:rFonts w:eastAsia="PingFangSC-Regular"/>
          <w:szCs w:val="21"/>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ind w:firstLine="420" w:firstLineChars="200"/>
        <w:rPr>
          <w:rFonts w:eastAsia="PingFangSC-Regular"/>
          <w:szCs w:val="21"/>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hint="default" w:eastAsia="PingFangSC-Regular"/>
          <w:b/>
          <w:bCs/>
          <w:sz w:val="24"/>
          <w:szCs w:val="22"/>
          <w:lang w:val="en-US" w:eastAsia="zh-CN"/>
        </w:rPr>
      </w:pPr>
      <w:r>
        <w:rPr>
          <w:rFonts w:eastAsia="PingFangSC-Regular"/>
          <w:b/>
          <w:bCs/>
          <w:sz w:val="24"/>
          <w:szCs w:val="22"/>
        </w:rPr>
        <w:t xml:space="preserve">Keywords: WSN; </w:t>
      </w:r>
      <w:r>
        <w:rPr>
          <w:rFonts w:hint="eastAsia" w:eastAsia="PingFangSC-Regular"/>
          <w:b/>
          <w:bCs/>
          <w:sz w:val="24"/>
          <w:szCs w:val="22"/>
        </w:rPr>
        <w:t>S</w:t>
      </w:r>
      <w:r>
        <w:rPr>
          <w:rFonts w:eastAsia="PingFangSC-Regular"/>
          <w:b/>
          <w:bCs/>
          <w:sz w:val="24"/>
          <w:szCs w:val="22"/>
        </w:rPr>
        <w:t>ensor;</w:t>
      </w:r>
      <w:r>
        <w:rPr>
          <w:rFonts w:hint="eastAsia" w:eastAsia="PingFangSC-Regular"/>
          <w:b/>
          <w:bCs/>
          <w:sz w:val="24"/>
          <w:szCs w:val="22"/>
          <w:lang w:val="en-US" w:eastAsia="zh-CN"/>
        </w:rPr>
        <w:t xml:space="preserve">Intelligent </w:t>
      </w:r>
      <w:r>
        <w:rPr>
          <w:rFonts w:hint="eastAsia" w:eastAsia="PingFangSC-Regular"/>
          <w:b/>
          <w:bCs/>
          <w:sz w:val="24"/>
          <w:szCs w:val="22"/>
        </w:rPr>
        <w:t>Classroom</w:t>
      </w:r>
      <w:r>
        <w:rPr>
          <w:rFonts w:eastAsia="PingFangSC-Regular"/>
          <w:b/>
          <w:bCs/>
          <w:sz w:val="24"/>
          <w:szCs w:val="22"/>
        </w:rPr>
        <w:t xml:space="preserve"> </w:t>
      </w:r>
      <w:r>
        <w:rPr>
          <w:rFonts w:eastAsia="PingFangSC-Regular"/>
          <w:b/>
          <w:bCs/>
          <w:sz w:val="24"/>
          <w:szCs w:val="22"/>
        </w:rPr>
        <w:fldChar w:fldCharType="begin"/>
      </w:r>
      <w:r>
        <w:rPr>
          <w:rFonts w:eastAsia="PingFangSC-Regular"/>
          <w:b/>
          <w:bCs/>
          <w:sz w:val="24"/>
          <w:szCs w:val="22"/>
        </w:rPr>
        <w:instrText xml:space="preserve"> HYPERLINK "http://www.youdao.com/w/management%20system/" \l "keyfrom=E2Ctranslation" </w:instrText>
      </w:r>
      <w:r>
        <w:rPr>
          <w:rFonts w:eastAsia="PingFangSC-Regular"/>
          <w:b/>
          <w:bCs/>
          <w:sz w:val="24"/>
          <w:szCs w:val="22"/>
        </w:rPr>
        <w:fldChar w:fldCharType="separate"/>
      </w:r>
      <w:r>
        <w:rPr>
          <w:rFonts w:hint="eastAsia" w:eastAsia="PingFangSC-Regular"/>
          <w:b/>
          <w:bCs/>
          <w:sz w:val="24"/>
          <w:szCs w:val="22"/>
        </w:rPr>
        <w:t>M</w:t>
      </w:r>
      <w:r>
        <w:rPr>
          <w:rFonts w:eastAsia="PingFangSC-Regular"/>
          <w:b/>
          <w:bCs/>
          <w:sz w:val="24"/>
          <w:szCs w:val="22"/>
        </w:rPr>
        <w:t>anagement</w:t>
      </w:r>
      <w:r>
        <w:rPr>
          <w:rFonts w:eastAsia="PingFangSC-Regular"/>
          <w:b/>
          <w:bCs/>
          <w:sz w:val="24"/>
          <w:szCs w:val="22"/>
        </w:rPr>
        <w:fldChar w:fldCharType="end"/>
      </w:r>
      <w:r>
        <w:rPr>
          <w:rFonts w:hint="eastAsia" w:eastAsia="PingFangSC-Regular"/>
          <w:b/>
          <w:bCs/>
          <w:sz w:val="24"/>
          <w:szCs w:val="22"/>
          <w:lang w:val="en-US" w:eastAsia="zh-CN"/>
        </w:rPr>
        <w:t xml:space="preserve"> </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highlight w:val="green"/>
        </w:rPr>
      </w:pP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outlineLvl w:val="0"/>
        <w:rPr>
          <w:rFonts w:ascii="黑体" w:hAnsi="黑体" w:eastAsia="黑体" w:cs="黑体"/>
          <w:b/>
          <w:bCs/>
          <w:sz w:val="28"/>
          <w:szCs w:val="28"/>
        </w:rPr>
      </w:pPr>
      <w:bookmarkStart w:id="26" w:name="_Toc3552"/>
      <w:bookmarkStart w:id="27" w:name="_Toc23633"/>
      <w:bookmarkStart w:id="28" w:name="_Toc29009"/>
      <w:r>
        <w:rPr>
          <w:rFonts w:eastAsia="黑体"/>
          <w:b/>
          <w:bCs/>
          <w:sz w:val="28"/>
          <w:szCs w:val="28"/>
        </w:rPr>
        <w:t>1</w:t>
      </w:r>
      <w:r>
        <w:rPr>
          <w:rFonts w:hint="eastAsia" w:ascii="黑体" w:hAnsi="黑体" w:eastAsia="黑体" w:cs="黑体"/>
          <w:b/>
          <w:bCs/>
          <w:sz w:val="28"/>
          <w:szCs w:val="28"/>
        </w:rPr>
        <w:t xml:space="preserve"> </w:t>
      </w:r>
      <w:r>
        <w:rPr>
          <w:rFonts w:hint="eastAsia" w:ascii="宋体" w:hAnsi="宋体" w:cs="宋体"/>
          <w:b/>
          <w:bCs/>
          <w:sz w:val="28"/>
          <w:szCs w:val="28"/>
        </w:rPr>
        <w:t>绪论</w:t>
      </w:r>
      <w:bookmarkEnd w:id="26"/>
      <w:bookmarkEnd w:id="27"/>
      <w:bookmarkEnd w:id="28"/>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outlineLvl w:val="1"/>
        <w:rPr>
          <w:rFonts w:ascii="PingFangSC-Regular" w:hAnsi="PingFangSC-Regular" w:eastAsia="PingFangSC-Regular"/>
          <w:b/>
          <w:bCs/>
          <w:sz w:val="24"/>
        </w:rPr>
      </w:pPr>
      <w:bookmarkStart w:id="29" w:name="_Toc5209"/>
      <w:r>
        <w:rPr>
          <w:rFonts w:eastAsia="PingFangSC-Regular"/>
          <w:b/>
          <w:bCs/>
          <w:sz w:val="24"/>
        </w:rPr>
        <w:t>1.1</w:t>
      </w:r>
      <w:r>
        <w:rPr>
          <w:rFonts w:hint="eastAsia" w:ascii="PingFangSC-Regular" w:hAnsi="PingFangSC-Regular" w:eastAsia="PingFangSC-Regular"/>
          <w:b/>
          <w:bCs/>
          <w:sz w:val="24"/>
        </w:rPr>
        <w:t xml:space="preserve"> </w:t>
      </w:r>
      <w:r>
        <w:rPr>
          <w:rFonts w:hint="eastAsia" w:ascii="宋体" w:hAnsi="宋体" w:cs="宋体"/>
          <w:b/>
          <w:bCs/>
          <w:sz w:val="24"/>
        </w:rPr>
        <w:t>课题研究背景和意义</w:t>
      </w:r>
      <w:bookmarkEnd w:id="29"/>
    </w:p>
    <w:p>
      <w:pPr>
        <w:spacing w:line="360" w:lineRule="auto"/>
        <w:ind w:firstLine="480" w:firstLineChars="200"/>
        <w:rPr>
          <w:rFonts w:ascii="宋体" w:hAnsi="宋体" w:cs="宋体"/>
          <w:color w:val="000000"/>
          <w:sz w:val="24"/>
          <w:szCs w:val="24"/>
        </w:rPr>
      </w:pPr>
      <w:r>
        <w:rPr>
          <w:rFonts w:hint="eastAsia" w:ascii="宋体" w:hAnsi="宋体" w:cs="宋体"/>
          <w:sz w:val="24"/>
        </w:rPr>
        <w:t>教室作为老师教学、学生学习的重要场所之一，传统的有线连接的教室照明灯和窗帘管理系统存在花费成本高、线路比较复杂和扩展性差</w:t>
      </w:r>
      <w:r>
        <w:rPr>
          <w:rFonts w:hint="eastAsia" w:ascii="宋体" w:hAnsi="宋体" w:cs="宋体"/>
          <w:sz w:val="24"/>
          <w:szCs w:val="22"/>
        </w:rPr>
        <w:t>等</w:t>
      </w:r>
      <w:r>
        <w:rPr>
          <w:rFonts w:hint="eastAsia" w:ascii="宋体" w:hAnsi="宋体" w:cs="宋体"/>
          <w:sz w:val="24"/>
        </w:rPr>
        <w:t>问题</w:t>
      </w:r>
      <w:r>
        <w:rPr>
          <w:rFonts w:hint="eastAsia" w:ascii="宋体" w:hAnsi="宋体" w:cs="宋体"/>
          <w:sz w:val="24"/>
          <w:vertAlign w:val="superscript"/>
        </w:rPr>
        <w:t>[1]</w:t>
      </w:r>
      <w:r>
        <w:rPr>
          <w:rFonts w:hint="eastAsia" w:ascii="宋体" w:hAnsi="宋体" w:cs="宋体"/>
          <w:sz w:val="24"/>
        </w:rPr>
        <w:t>。根据研究表明，在众多的环境参数里，人们对温湿度的反应尤为重视，在教室里，系统不但可以实时检测温湿度的变化，还能够对教室进行智能控制，比如控制风扇的开关。</w:t>
      </w:r>
      <w:r>
        <w:rPr>
          <w:rFonts w:hint="eastAsia" w:ascii="宋体" w:hAnsi="宋体" w:cs="宋体"/>
          <w:color w:val="000000"/>
          <w:sz w:val="24"/>
          <w:szCs w:val="24"/>
        </w:rPr>
        <w:t>针对高校</w:t>
      </w:r>
      <w:r>
        <w:rPr>
          <w:rFonts w:hint="eastAsia" w:ascii="宋体" w:hAnsi="宋体" w:cs="宋体"/>
          <w:color w:val="000000"/>
          <w:kern w:val="0"/>
          <w:sz w:val="24"/>
          <w:szCs w:val="24"/>
          <w:lang w:bidi="ar"/>
        </w:rPr>
        <w:t>日常教室管理中存在的教室使用情况和管理制度不够完善、浪费资源，以及教室即时信息获取不够</w:t>
      </w:r>
      <w:r>
        <w:rPr>
          <w:rFonts w:hint="eastAsia" w:ascii="宋体" w:hAnsi="宋体" w:cs="宋体"/>
          <w:color w:val="000000"/>
          <w:sz w:val="24"/>
          <w:szCs w:val="24"/>
        </w:rPr>
        <w:t>准确及时的问题，本项设计采用</w:t>
      </w:r>
      <w:r>
        <w:rPr>
          <w:rFonts w:hint="eastAsia" w:ascii="宋体" w:hAnsi="宋体" w:cs="宋体"/>
          <w:color w:val="000000"/>
          <w:kern w:val="0"/>
          <w:sz w:val="24"/>
          <w:szCs w:val="24"/>
          <w:lang w:bidi="ar"/>
        </w:rPr>
        <w:t>无线传感器网络和多传感器数据融合</w:t>
      </w:r>
      <w:r>
        <w:rPr>
          <w:rFonts w:hint="eastAsia" w:ascii="宋体" w:hAnsi="宋体" w:cs="宋体"/>
          <w:color w:val="000000"/>
          <w:sz w:val="24"/>
          <w:szCs w:val="24"/>
        </w:rPr>
        <w:t>的技术，在</w:t>
      </w:r>
      <w:r>
        <w:rPr>
          <w:rFonts w:hint="eastAsia" w:ascii="宋体" w:hAnsi="宋体" w:cs="宋体"/>
          <w:color w:val="000000"/>
          <w:kern w:val="0"/>
          <w:sz w:val="24"/>
          <w:szCs w:val="24"/>
          <w:lang w:bidi="ar"/>
        </w:rPr>
        <w:t>获取、存储、显示传感器信息的基础上，实现教室传感器设备的手动控制和自动控制，从而实现</w:t>
      </w:r>
      <w:r>
        <w:rPr>
          <w:rFonts w:hint="eastAsia" w:ascii="宋体" w:hAnsi="宋体" w:cs="宋体"/>
          <w:color w:val="000000"/>
          <w:sz w:val="24"/>
          <w:szCs w:val="24"/>
        </w:rPr>
        <w:t>教室环境变化的实时监控，提高高校教室信息化管理水平和提升教育资源的使用效率。</w:t>
      </w: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outlineLvl w:val="1"/>
        <w:rPr>
          <w:rFonts w:ascii="宋体" w:hAnsi="宋体"/>
          <w:b/>
          <w:bCs/>
          <w:sz w:val="24"/>
          <w:szCs w:val="24"/>
        </w:rPr>
      </w:pPr>
      <w:bookmarkStart w:id="30" w:name="_Toc29653"/>
      <w:r>
        <w:rPr>
          <w:rFonts w:eastAsia="PingFangSC-Regular"/>
          <w:b/>
          <w:bCs/>
          <w:sz w:val="24"/>
          <w:szCs w:val="24"/>
        </w:rPr>
        <w:t>1.2</w:t>
      </w:r>
      <w:r>
        <w:rPr>
          <w:rFonts w:hint="eastAsia" w:ascii="PingFangSC-Regular" w:hAnsi="PingFangSC-Regular" w:eastAsia="PingFangSC-Regular"/>
          <w:b/>
          <w:bCs/>
          <w:sz w:val="24"/>
          <w:szCs w:val="24"/>
        </w:rPr>
        <w:t xml:space="preserve"> 智能教室国内外现状</w:t>
      </w:r>
      <w:bookmarkEnd w:id="30"/>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宋体" w:hAnsi="宋体"/>
          <w:sz w:val="24"/>
        </w:rPr>
      </w:pPr>
      <w:r>
        <w:rPr>
          <w:rFonts w:hint="eastAsia" w:ascii="宋体" w:hAnsi="宋体"/>
          <w:sz w:val="24"/>
        </w:rPr>
        <w:tab/>
      </w:r>
      <w:r>
        <w:rPr>
          <w:rFonts w:hint="eastAsia" w:ascii="宋体" w:hAnsi="宋体"/>
          <w:sz w:val="24"/>
        </w:rPr>
        <w:t>教室作为学校的固定资源能够满足师生的基本要求，但管理没有统一通用的模式，所以教室的管理系统有很大的开发空间</w:t>
      </w:r>
      <w:r>
        <w:rPr>
          <w:rFonts w:hint="eastAsia" w:ascii="宋体" w:hAnsi="宋体" w:cs="宋体"/>
          <w:sz w:val="24"/>
          <w:vertAlign w:val="superscript"/>
        </w:rPr>
        <w:t>[1]</w:t>
      </w:r>
      <w:r>
        <w:rPr>
          <w:rFonts w:hint="eastAsia" w:ascii="宋体" w:hAnsi="宋体"/>
          <w:sz w:val="24"/>
        </w:rPr>
        <w:t>。智能教室环境是一个综合类室内环境系统，包括空间布局、室内设计、基础设施和智能设备</w:t>
      </w:r>
      <w:r>
        <w:rPr>
          <w:rFonts w:hint="eastAsia" w:ascii="宋体" w:hAnsi="宋体"/>
          <w:sz w:val="24"/>
          <w:vertAlign w:val="superscript"/>
        </w:rPr>
        <w:t>[2]</w:t>
      </w:r>
      <w:r>
        <w:rPr>
          <w:rFonts w:hint="eastAsia" w:ascii="宋体" w:hAnsi="宋体"/>
          <w:sz w:val="24"/>
        </w:rPr>
        <w:t>，以及室内环境因素，包括光、温湿度、空气质量和声学等。而现在的职能教室系统大多数都是架构于整个校园网上的分布式系统</w:t>
      </w:r>
      <w:r>
        <w:rPr>
          <w:rFonts w:hint="eastAsia" w:ascii="宋体" w:hAnsi="宋体"/>
          <w:sz w:val="24"/>
          <w:vertAlign w:val="superscript"/>
        </w:rPr>
        <w:t>[3]</w:t>
      </w:r>
      <w:r>
        <w:rPr>
          <w:rFonts w:hint="eastAsia" w:ascii="宋体" w:hAnsi="宋体"/>
          <w:sz w:val="24"/>
        </w:rPr>
        <w:t>，这个系统需要分布较广且数量众多的网管设备，对软硬件的要求特别高，人力物力的投入必不可少</w:t>
      </w:r>
      <w:r>
        <w:rPr>
          <w:rFonts w:hint="eastAsia" w:ascii="宋体" w:hAnsi="宋体"/>
          <w:sz w:val="24"/>
          <w:vertAlign w:val="superscript"/>
        </w:rPr>
        <w:t>[4]</w:t>
      </w:r>
      <w:r>
        <w:rPr>
          <w:rFonts w:hint="eastAsia" w:ascii="宋体" w:hAnsi="宋体"/>
          <w:sz w:val="24"/>
        </w:rPr>
        <w:t>。现如今无线传感器网络技术凭借它成本低，扩展性好等优点在智能环境系统的布置中脱颖而出，逐渐被人们所认可，它不需要大量布线，且数据传输比较稳定与安全，因此被广泛应用到智能教室的管理系统中</w:t>
      </w:r>
      <w:r>
        <w:rPr>
          <w:rFonts w:hint="eastAsia" w:ascii="宋体" w:hAnsi="宋体" w:cs="宋体"/>
          <w:sz w:val="24"/>
          <w:vertAlign w:val="superscript"/>
        </w:rPr>
        <w:t>[5]</w:t>
      </w:r>
      <w:r>
        <w:rPr>
          <w:rFonts w:hint="eastAsia" w:ascii="宋体" w:hAnsi="宋体"/>
          <w:sz w:val="24"/>
        </w:rPr>
        <w:t>。国内外对于智能教室的研究发现，基于总线的智能教室管理系统可以对教室进行远程控制</w:t>
      </w:r>
      <w:r>
        <w:rPr>
          <w:rFonts w:hint="eastAsia" w:ascii="宋体" w:hAnsi="宋体"/>
          <w:sz w:val="24"/>
          <w:vertAlign w:val="superscript"/>
        </w:rPr>
        <w:t>[6]</w:t>
      </w:r>
      <w:r>
        <w:rPr>
          <w:rFonts w:hint="eastAsia" w:ascii="宋体" w:hAnsi="宋体"/>
          <w:sz w:val="24"/>
        </w:rPr>
        <w:t>，但它需要对教室，楼道进行大量的布线</w:t>
      </w:r>
      <w:r>
        <w:rPr>
          <w:rFonts w:hint="eastAsia" w:ascii="宋体" w:hAnsi="宋体"/>
          <w:sz w:val="24"/>
          <w:vertAlign w:val="superscript"/>
        </w:rPr>
        <w:t>[7]</w:t>
      </w:r>
      <w:r>
        <w:rPr>
          <w:rFonts w:hint="eastAsia" w:ascii="宋体" w:hAnsi="宋体"/>
          <w:sz w:val="24"/>
        </w:rPr>
        <w:t>，才能用远程PC实现对教室内控制节点进行远程操作，这种技术对教室的改造工程量非常大。</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宋体" w:hAnsi="宋体"/>
          <w:sz w:val="24"/>
        </w:rPr>
      </w:pPr>
      <w:r>
        <w:rPr>
          <w:rFonts w:hint="eastAsia" w:ascii="宋体" w:hAnsi="宋体"/>
          <w:sz w:val="24"/>
        </w:rPr>
        <w:tab/>
      </w:r>
      <w:r>
        <w:rPr>
          <w:rFonts w:hint="eastAsia" w:ascii="宋体" w:hAnsi="宋体"/>
          <w:sz w:val="24"/>
        </w:rPr>
        <w:t>智能教室作为教室发展与智能化变革的产物，是国内外现教育大环境所趋向的主流，主要包括教学设施运用管理和环境监控管理两方面</w:t>
      </w:r>
      <w:r>
        <w:rPr>
          <w:rFonts w:hint="eastAsia" w:ascii="宋体" w:hAnsi="宋体"/>
          <w:sz w:val="24"/>
          <w:vertAlign w:val="superscript"/>
        </w:rPr>
        <w:t>[8]</w:t>
      </w:r>
      <w:r>
        <w:rPr>
          <w:rFonts w:hint="eastAsia" w:ascii="宋体" w:hAnsi="宋体"/>
          <w:sz w:val="24"/>
        </w:rPr>
        <w:t>，它作为现代对教室重新构画成果，是学校信息化发展的必要诉求</w:t>
      </w:r>
      <w:r>
        <w:rPr>
          <w:rFonts w:hint="eastAsia" w:ascii="宋体" w:hAnsi="宋体"/>
          <w:sz w:val="24"/>
          <w:vertAlign w:val="superscript"/>
        </w:rPr>
        <w:t>[9]</w:t>
      </w:r>
      <w:r>
        <w:rPr>
          <w:rFonts w:hint="eastAsia" w:ascii="宋体" w:hAnsi="宋体"/>
          <w:sz w:val="24"/>
        </w:rPr>
        <w:t>，也是当今智慧学习的不二之选。智能教室是为师生的教学活动提供智能应用服务的环境和软硬件设备的总体，在物联网，大数据以及云计算等热门新兴技术推动下的异构信息化建设的全新形态</w:t>
      </w:r>
      <w:r>
        <w:rPr>
          <w:rFonts w:hint="eastAsia" w:ascii="宋体" w:hAnsi="宋体"/>
          <w:sz w:val="24"/>
          <w:vertAlign w:val="superscript"/>
        </w:rPr>
        <w:t>[10][11]</w:t>
      </w:r>
      <w:r>
        <w:rPr>
          <w:rFonts w:hint="eastAsia" w:ascii="宋体" w:hAnsi="宋体"/>
          <w:sz w:val="24"/>
        </w:rPr>
        <w:t>。现在智能教室解决方案的应用技术，偏向于软件技术方面，物联网，多屏幕显示技术和数据分析等在智能教室中应用比较广泛。现在我国数字智能化教育面临综合信息维护，数据库资源共享，技术和教学深度整合等问题，而智能化为我国数字化教育的更新升级提供了新的方向</w:t>
      </w:r>
      <w:r>
        <w:rPr>
          <w:rFonts w:hint="eastAsia" w:ascii="宋体" w:hAnsi="宋体"/>
          <w:sz w:val="24"/>
          <w:vertAlign w:val="superscript"/>
        </w:rPr>
        <w:t>[12]</w:t>
      </w:r>
      <w:r>
        <w:rPr>
          <w:rFonts w:hint="eastAsia" w:ascii="宋体" w:hAnsi="宋体"/>
          <w:sz w:val="24"/>
        </w:rPr>
        <w:t>，为良好学习环境的搭建提供了坚实的后盾保障。在智能化环境控制技术上，智能教室更多是基于环境，从光照，温湿度以及二氧化碳浓度的把控来保证环境的舒适。</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宋体" w:hAnsi="宋体"/>
          <w:sz w:val="24"/>
        </w:rPr>
      </w:pPr>
      <w:r>
        <w:rPr>
          <w:rFonts w:hint="eastAsia" w:ascii="宋体" w:hAnsi="宋体"/>
          <w:sz w:val="24"/>
        </w:rPr>
        <w:tab/>
      </w:r>
      <w:r>
        <w:rPr>
          <w:rFonts w:hint="eastAsia" w:ascii="宋体" w:hAnsi="宋体"/>
          <w:sz w:val="24"/>
        </w:rPr>
        <w:t>国外大多数高校将配备有计算机，投影仪，扩音器等设备的教室称作智能教室，而国内对这种教室称作为多媒体教室，由此可知国内外对于智能教室的认知没有一个统一的标准。无论是国内或国外，物联网技术在多媒体教室中的应用需求</w:t>
      </w:r>
      <w:r>
        <w:rPr>
          <w:rFonts w:hint="eastAsia" w:ascii="宋体" w:hAnsi="宋体"/>
          <w:sz w:val="24"/>
          <w:vertAlign w:val="superscript"/>
        </w:rPr>
        <w:t>[13][14]</w:t>
      </w:r>
      <w:r>
        <w:rPr>
          <w:rFonts w:hint="eastAsia" w:ascii="宋体" w:hAnsi="宋体"/>
          <w:sz w:val="24"/>
        </w:rPr>
        <w:t>，都是可以实现教室电子设备之间的信息交换和信号的交流等，既可以通过感知技术和WSN对教室内的设备进行管理和控制，也能可以实时获得教室内的数据信息。同时无线传感器网络技术在智能教室中的应用，让管理者能够及时获取到数据信息，为异构信息建立紧密关系的同时提供有力的技术支持，将原来略为松散的信息进行归纳衔接，更好地为师生提供一个良好的教学环境。况且信息化时代提供的学习环境要顺和这些转变</w:t>
      </w:r>
      <w:r>
        <w:rPr>
          <w:rFonts w:hint="eastAsia" w:ascii="宋体" w:hAnsi="宋体"/>
          <w:sz w:val="24"/>
          <w:vertAlign w:val="superscript"/>
        </w:rPr>
        <w:t>[15]</w:t>
      </w:r>
      <w:r>
        <w:rPr>
          <w:rFonts w:hint="eastAsia" w:ascii="宋体" w:hAnsi="宋体"/>
          <w:sz w:val="24"/>
        </w:rPr>
        <w:t>，就必须让“以人为本”的信念贯彻智能教室的始终，在学生体验后接受反馈，反复测验。在国外，有很多从技术和教学的角度对智能课堂进行大规模的调查研究，但为智能课堂建设提供基础的研究却是少之又少。</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rPr>
          <w:ins w:id="0" w:author="Thinkpad" w:date="2020-05-19T22:31:00Z"/>
          <w:rFonts w:ascii="宋体" w:hAnsi="宋体"/>
          <w:sz w:val="24"/>
        </w:rPr>
      </w:pPr>
      <w:r>
        <w:rPr>
          <w:rFonts w:hint="eastAsia" w:ascii="宋体" w:hAnsi="宋体"/>
          <w:sz w:val="24"/>
        </w:rPr>
        <w:tab/>
      </w:r>
      <w:r>
        <w:rPr>
          <w:rFonts w:hint="eastAsia" w:ascii="宋体" w:hAnsi="宋体"/>
          <w:sz w:val="24"/>
        </w:rPr>
        <w:t>结合国内外智能环境系统近几年的发展趋势，智能教室管理系统作为其中的热门研究方向，可以把它的研究发展的过程归纳成下面几个阶段：</w:t>
      </w:r>
      <w:r>
        <w:rPr>
          <w:rFonts w:hint="eastAsia" w:ascii="宋体" w:hAnsi="宋体"/>
          <w:b w:val="0"/>
          <w:bCs/>
          <w:sz w:val="24"/>
        </w:rPr>
        <w:t>个体产品智能化阶段</w:t>
      </w:r>
      <w:r>
        <w:rPr>
          <w:rFonts w:hint="eastAsia" w:ascii="宋体" w:hAnsi="宋体"/>
          <w:sz w:val="24"/>
        </w:rPr>
        <w:t>，在内部对某个智能产品和控制设备实现智能化的管理，通过手机app来远程控制环境里面的调节设备</w:t>
      </w:r>
      <w:r>
        <w:rPr>
          <w:rFonts w:hint="eastAsia" w:ascii="宋体" w:hAnsi="宋体"/>
          <w:sz w:val="24"/>
          <w:vertAlign w:val="superscript"/>
        </w:rPr>
        <w:t>[16]</w:t>
      </w:r>
      <w:r>
        <w:rPr>
          <w:rFonts w:hint="eastAsia" w:ascii="宋体" w:hAnsi="宋体"/>
          <w:sz w:val="24"/>
        </w:rPr>
        <w:t>，比如插座，灯管，警报器等；</w:t>
      </w:r>
      <w:r>
        <w:rPr>
          <w:rFonts w:hint="eastAsia" w:ascii="宋体" w:hAnsi="宋体"/>
          <w:b w:val="0"/>
          <w:bCs/>
          <w:sz w:val="24"/>
        </w:rPr>
        <w:t>设备互联感应控制阶段</w:t>
      </w:r>
      <w:r>
        <w:rPr>
          <w:rFonts w:hint="eastAsia" w:ascii="宋体" w:hAnsi="宋体"/>
          <w:sz w:val="24"/>
        </w:rPr>
        <w:t>，通过各个设备之间的感应和控制，使环境达到自动调节和智能控制的目的，例如光照传感器和窗帘，温湿度传感器和浇灌装置，二氧化碳传感器和风扇它们三者之间的互动；</w:t>
      </w:r>
      <w:r>
        <w:rPr>
          <w:rFonts w:hint="eastAsia" w:ascii="宋体" w:hAnsi="宋体"/>
          <w:b w:val="0"/>
          <w:bCs/>
          <w:sz w:val="24"/>
        </w:rPr>
        <w:t>系统智能化阶段</w:t>
      </w:r>
      <w:r>
        <w:rPr>
          <w:rFonts w:hint="eastAsia" w:ascii="宋体" w:hAnsi="宋体"/>
          <w:sz w:val="24"/>
        </w:rPr>
        <w:t>，通过不同的产品实现异构信息的互通，通过智能化管理系统自动对环境进行检测和管理，不需要管理者人为的操作，比如环境温湿度浓度下降到一定的阈值，系统判定可能是环境失火等原因导致，所以自动启动浇灌装置</w:t>
      </w:r>
      <w:bookmarkStart w:id="58" w:name="_GoBack"/>
      <w:bookmarkEnd w:id="58"/>
      <w:r>
        <w:rPr>
          <w:rFonts w:hint="eastAsia" w:ascii="宋体" w:hAnsi="宋体"/>
          <w:sz w:val="24"/>
        </w:rPr>
        <w:t>对环境进行降温处理。</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ind w:firstLine="480" w:firstLineChars="200"/>
        <w:rPr>
          <w:rFonts w:ascii="宋体" w:hAnsi="宋体"/>
          <w:sz w:val="24"/>
        </w:rPr>
      </w:pPr>
      <w:r>
        <w:rPr>
          <w:rFonts w:hint="eastAsia" w:ascii="宋体" w:hAnsi="宋体"/>
          <w:sz w:val="24"/>
          <w:lang w:val="en-US" w:eastAsia="zh-CN"/>
        </w:rPr>
        <w:t>当前国内</w:t>
      </w:r>
      <w:r>
        <w:rPr>
          <w:rFonts w:hint="eastAsia" w:ascii="宋体" w:hAnsi="宋体"/>
          <w:sz w:val="24"/>
        </w:rPr>
        <w:t>智能环境管理产品，无论是理论的研究或者应用的推广都已经到达系统智能化阶段，但是在实际运用的场合却仅能达到个体产品智能化阶段，由此可知，智能环境管理系统的发展和应用，还处于一个比较低的阶段，理论虽比较完善，实际应用起来还是要结合当下的情况进行分析，布置和改善</w:t>
      </w:r>
      <w:r>
        <w:rPr>
          <w:rFonts w:hint="eastAsia" w:ascii="宋体" w:hAnsi="宋体"/>
          <w:sz w:val="24"/>
          <w:vertAlign w:val="superscript"/>
        </w:rPr>
        <w:t>[17]</w:t>
      </w:r>
      <w:r>
        <w:rPr>
          <w:rFonts w:hint="eastAsia" w:ascii="宋体" w:hAnsi="宋体"/>
          <w:sz w:val="24"/>
        </w:rPr>
        <w:t>。</w:t>
      </w: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outlineLvl w:val="1"/>
        <w:rPr>
          <w:rFonts w:ascii="宋体" w:hAnsi="宋体"/>
          <w:b/>
          <w:bCs/>
          <w:sz w:val="24"/>
        </w:rPr>
      </w:pPr>
      <w:bookmarkStart w:id="31" w:name="_Toc29145"/>
      <w:r>
        <w:rPr>
          <w:rFonts w:eastAsia="PingFangSC-Regular"/>
          <w:b/>
          <w:bCs/>
          <w:sz w:val="24"/>
        </w:rPr>
        <w:t>1.3</w:t>
      </w:r>
      <w:r>
        <w:rPr>
          <w:rFonts w:hint="eastAsia" w:ascii="PingFangSC-Regular" w:hAnsi="PingFangSC-Regular" w:eastAsia="PingFangSC-Regular"/>
          <w:b/>
          <w:bCs/>
          <w:sz w:val="24"/>
        </w:rPr>
        <w:t xml:space="preserve"> </w:t>
      </w:r>
      <w:r>
        <w:rPr>
          <w:rFonts w:hint="eastAsia" w:ascii="宋体" w:hAnsi="宋体" w:cs="宋体"/>
          <w:b/>
          <w:bCs/>
          <w:sz w:val="24"/>
          <w:szCs w:val="24"/>
        </w:rPr>
        <w:t>本文研究内容</w:t>
      </w:r>
      <w:bookmarkEnd w:id="31"/>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sz w:val="24"/>
        </w:rPr>
      </w:pPr>
      <w:r>
        <w:rPr>
          <w:sz w:val="24"/>
        </w:rPr>
        <w:t>1.3.1</w:t>
      </w:r>
      <w:r>
        <w:rPr>
          <w:rFonts w:hint="eastAsia" w:ascii="宋体" w:hAnsi="宋体"/>
          <w:sz w:val="24"/>
        </w:rPr>
        <w:t>系统功能需求分析</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sz w:val="24"/>
        </w:rPr>
      </w:pPr>
      <w:r>
        <w:rPr>
          <w:rFonts w:hint="eastAsia" w:ascii="宋体" w:hAnsi="宋体"/>
          <w:sz w:val="24"/>
        </w:rPr>
        <w:tab/>
      </w:r>
      <w:r>
        <w:rPr>
          <w:rFonts w:hint="eastAsia" w:ascii="宋体" w:hAnsi="宋体"/>
          <w:sz w:val="24"/>
        </w:rPr>
        <w:t>该系统面向的对象是智能教室的系统管理员，因此从管理员的角度分析系统的功能需求。</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sz w:val="24"/>
        </w:rPr>
      </w:pPr>
      <w:r>
        <w:rPr>
          <w:rFonts w:hint="eastAsia" w:ascii="宋体" w:hAnsi="宋体"/>
          <w:sz w:val="24"/>
        </w:rPr>
        <w:t>（1）用户登录</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sz w:val="24"/>
        </w:rPr>
      </w:pPr>
      <w:r>
        <w:rPr>
          <w:rFonts w:hint="eastAsia" w:ascii="宋体" w:hAnsi="宋体"/>
          <w:sz w:val="24"/>
        </w:rPr>
        <w:tab/>
      </w:r>
      <w:r>
        <w:rPr>
          <w:rFonts w:hint="eastAsia" w:ascii="宋体" w:hAnsi="宋体"/>
          <w:sz w:val="24"/>
        </w:rPr>
        <w:t>管理员进入系统的登录界面后填写相关登录信息，与数据库信息校验一致，才能进入管理界面。</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sz w:val="24"/>
        </w:rPr>
      </w:pPr>
      <w:r>
        <w:rPr>
          <w:rFonts w:hint="eastAsia" w:ascii="宋体" w:hAnsi="宋体"/>
          <w:sz w:val="24"/>
        </w:rPr>
        <w:t>（2）环境数据显示</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sz w:val="24"/>
        </w:rPr>
      </w:pPr>
      <w:r>
        <w:rPr>
          <w:rFonts w:hint="eastAsia" w:ascii="宋体" w:hAnsi="宋体"/>
          <w:sz w:val="24"/>
        </w:rPr>
        <w:tab/>
      </w:r>
      <w:r>
        <w:rPr>
          <w:rFonts w:hint="eastAsia" w:ascii="宋体" w:hAnsi="宋体"/>
          <w:sz w:val="24"/>
        </w:rPr>
        <w:t>管理员进入到系统后可以看到教室的环境信息，比如教室的温湿度，光照强度等。</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sz w:val="24"/>
        </w:rPr>
      </w:pPr>
      <w:r>
        <w:rPr>
          <w:rFonts w:hint="eastAsia" w:ascii="宋体" w:hAnsi="宋体"/>
          <w:sz w:val="24"/>
        </w:rPr>
        <w:t>（3）设备控制</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sz w:val="24"/>
        </w:rPr>
      </w:pPr>
      <w:r>
        <w:rPr>
          <w:rFonts w:hint="eastAsia" w:ascii="宋体" w:hAnsi="宋体"/>
          <w:sz w:val="24"/>
        </w:rPr>
        <w:tab/>
      </w:r>
      <w:r>
        <w:rPr>
          <w:rFonts w:hint="eastAsia" w:ascii="宋体" w:hAnsi="宋体"/>
          <w:sz w:val="24"/>
        </w:rPr>
        <w:t>管理员可以通过手动控制教室窗帘，灯光和灭火设备的开关，也能通过开启智能控制模式，使系统能够通过判断教室温湿度，光照强度等是否处于一个合理的范围，若它超过先前设定的范围，它能自动对教室的设备进行开关控制。</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sz w:val="24"/>
        </w:rPr>
      </w:pPr>
      <w:r>
        <w:rPr>
          <w:rFonts w:hint="eastAsia" w:ascii="宋体" w:hAnsi="宋体"/>
          <w:sz w:val="24"/>
        </w:rPr>
        <w:t>（4）历史记录查询</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hint="eastAsia" w:ascii="宋体" w:hAnsi="宋体"/>
          <w:sz w:val="24"/>
        </w:rPr>
      </w:pPr>
      <w:r>
        <w:rPr>
          <w:rFonts w:hint="eastAsia" w:ascii="宋体" w:hAnsi="宋体"/>
          <w:sz w:val="24"/>
        </w:rPr>
        <w:tab/>
      </w:r>
      <w:r>
        <w:rPr>
          <w:rFonts w:hint="eastAsia" w:ascii="宋体" w:hAnsi="宋体"/>
          <w:sz w:val="24"/>
        </w:rPr>
        <w:t>教室环境的传感器数据会自动存入数据库中，管理员可以通过历史记录查询查看某个时间点教室的环境信息。</w:t>
      </w:r>
      <w:bookmarkStart w:id="32" w:name="_Toc18648"/>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outlineLvl w:val="1"/>
        <w:rPr>
          <w:rFonts w:ascii="PingFangSC-Regular" w:hAnsi="PingFangSC-Regular" w:eastAsia="PingFangSC-Regular"/>
          <w:b/>
          <w:bCs/>
          <w:color w:val="000000"/>
          <w:sz w:val="24"/>
        </w:rPr>
      </w:pPr>
      <w:r>
        <w:rPr>
          <w:rFonts w:eastAsia="PingFangSC-Regular"/>
          <w:b/>
          <w:bCs/>
          <w:color w:val="000000"/>
          <w:sz w:val="24"/>
        </w:rPr>
        <w:t>1.4</w:t>
      </w:r>
      <w:r>
        <w:rPr>
          <w:rFonts w:hint="eastAsia" w:eastAsia="PingFangSC-Regular"/>
          <w:b/>
          <w:bCs/>
          <w:color w:val="000000"/>
          <w:sz w:val="24"/>
        </w:rPr>
        <w:t xml:space="preserve"> </w:t>
      </w:r>
      <w:r>
        <w:rPr>
          <w:rFonts w:hint="eastAsia" w:ascii="宋体" w:hAnsi="宋体" w:cs="宋体"/>
          <w:b/>
          <w:bCs/>
          <w:color w:val="000000"/>
          <w:sz w:val="24"/>
        </w:rPr>
        <w:t>本文内容安排</w:t>
      </w:r>
      <w:bookmarkEnd w:id="32"/>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PingFangSC-Regular" w:hAnsi="PingFangSC-Regular" w:eastAsia="PingFangSC-Regular"/>
          <w:color w:val="000000"/>
          <w:sz w:val="24"/>
        </w:rPr>
      </w:pPr>
      <w:r>
        <w:rPr>
          <w:rFonts w:hint="eastAsia" w:ascii="PingFangSC-Regular" w:hAnsi="PingFangSC-Regular" w:eastAsia="PingFangSC-Regular"/>
          <w:color w:val="000000"/>
          <w:sz w:val="24"/>
        </w:rPr>
        <w:tab/>
      </w:r>
      <w:r>
        <w:rPr>
          <w:rFonts w:hint="eastAsia" w:ascii="宋体" w:hAnsi="宋体" w:cs="宋体"/>
          <w:color w:val="000000"/>
          <w:sz w:val="24"/>
        </w:rPr>
        <w:t>本文各个章节的内容安排如下所述：</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rPr>
      </w:pPr>
      <w:r>
        <w:rPr>
          <w:rFonts w:hint="eastAsia" w:ascii="PingFangSC-Regular" w:hAnsi="PingFangSC-Regular" w:eastAsia="PingFangSC-Regular"/>
          <w:color w:val="000000"/>
          <w:sz w:val="24"/>
        </w:rPr>
        <w:tab/>
      </w:r>
      <w:r>
        <w:rPr>
          <w:rFonts w:hint="eastAsia" w:ascii="宋体" w:hAnsi="宋体" w:cs="宋体"/>
          <w:color w:val="000000"/>
          <w:sz w:val="24"/>
        </w:rPr>
        <w:t>第</w:t>
      </w:r>
      <w:r>
        <w:rPr>
          <w:rFonts w:eastAsia="PingFangSC-Regular"/>
          <w:color w:val="000000"/>
          <w:sz w:val="24"/>
        </w:rPr>
        <w:t>1</w:t>
      </w:r>
      <w:r>
        <w:rPr>
          <w:rFonts w:hint="eastAsia" w:ascii="宋体" w:hAnsi="宋体" w:cs="宋体"/>
          <w:color w:val="000000"/>
          <w:sz w:val="24"/>
        </w:rPr>
        <w:t>章：绪论。提出了课题的研究背景及其意义。通过分析智能教室的国内外现状来确</w:t>
      </w:r>
      <w:r>
        <w:rPr>
          <w:rFonts w:hint="eastAsia" w:ascii="宋体" w:hAnsi="宋体" w:cs="宋体"/>
          <w:color w:val="000000"/>
          <w:sz w:val="24"/>
          <w:szCs w:val="22"/>
        </w:rPr>
        <w:t>定本设计的研</w:t>
      </w:r>
      <w:r>
        <w:rPr>
          <w:rFonts w:hint="eastAsia" w:ascii="宋体" w:hAnsi="宋体" w:cs="宋体"/>
          <w:color w:val="000000"/>
          <w:sz w:val="24"/>
        </w:rPr>
        <w:t>究内容，探讨智能管理的现状和发展方向，最后对论文内容进行简要说明。</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PingFangSC-Regular" w:hAnsi="PingFangSC-Regular" w:eastAsia="PingFangSC-Regular"/>
          <w:color w:val="000000"/>
          <w:sz w:val="24"/>
        </w:rPr>
      </w:pPr>
      <w:r>
        <w:rPr>
          <w:rFonts w:hint="eastAsia" w:ascii="PingFangSC-Regular" w:hAnsi="PingFangSC-Regular" w:eastAsia="PingFangSC-Regular"/>
          <w:color w:val="000000"/>
          <w:sz w:val="24"/>
        </w:rPr>
        <w:tab/>
      </w:r>
      <w:r>
        <w:rPr>
          <w:rFonts w:hint="eastAsia" w:ascii="宋体" w:hAnsi="宋体" w:cs="宋体"/>
          <w:color w:val="000000"/>
          <w:sz w:val="24"/>
          <w:szCs w:val="22"/>
        </w:rPr>
        <w:t>第</w:t>
      </w:r>
      <w:r>
        <w:rPr>
          <w:rFonts w:eastAsia="PingFangSC-Regular"/>
          <w:color w:val="000000"/>
          <w:sz w:val="24"/>
        </w:rPr>
        <w:t>2</w:t>
      </w:r>
      <w:r>
        <w:rPr>
          <w:rFonts w:hint="eastAsia" w:ascii="宋体" w:hAnsi="宋体" w:cs="宋体"/>
          <w:color w:val="000000"/>
          <w:sz w:val="24"/>
          <w:szCs w:val="22"/>
        </w:rPr>
        <w:t>章：智能教室管理系统的总体分析与设计。首先根据第1章的研究内容得出系统的设计原则，再通过总体设计对管理系统作出一个初步的框架模型，明确系统的功能模块和基本流程</w:t>
      </w:r>
      <w:r>
        <w:rPr>
          <w:rFonts w:hint="eastAsia" w:ascii="PingFangSC-Regular" w:hAnsi="PingFangSC-Regular" w:eastAsia="PingFangSC-Regular"/>
          <w:color w:val="000000"/>
          <w:sz w:val="24"/>
          <w:szCs w:val="22"/>
        </w:rPr>
        <w:t>。</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PingFangSC-Regular" w:hAnsi="PingFangSC-Regular" w:eastAsia="PingFangSC-Regular"/>
          <w:color w:val="000000"/>
          <w:sz w:val="24"/>
        </w:rPr>
      </w:pPr>
      <w:r>
        <w:rPr>
          <w:rFonts w:hint="eastAsia" w:ascii="PingFangSC-Regular" w:hAnsi="PingFangSC-Regular" w:eastAsia="PingFangSC-Regular"/>
          <w:color w:val="000000"/>
          <w:sz w:val="24"/>
        </w:rPr>
        <w:tab/>
      </w:r>
      <w:r>
        <w:rPr>
          <w:rFonts w:hint="eastAsia" w:ascii="宋体" w:hAnsi="宋体" w:cs="宋体"/>
          <w:color w:val="000000"/>
          <w:sz w:val="24"/>
          <w:szCs w:val="22"/>
        </w:rPr>
        <w:t>第</w:t>
      </w:r>
      <w:r>
        <w:rPr>
          <w:rFonts w:eastAsia="PingFangSC-Regular"/>
          <w:color w:val="000000"/>
          <w:sz w:val="24"/>
        </w:rPr>
        <w:t>3</w:t>
      </w:r>
      <w:r>
        <w:rPr>
          <w:rFonts w:hint="eastAsia" w:ascii="宋体" w:hAnsi="宋体" w:cs="宋体"/>
          <w:color w:val="000000"/>
          <w:sz w:val="24"/>
          <w:szCs w:val="22"/>
        </w:rPr>
        <w:t>章：智能教室管理系统的硬件设计与实现。根据实际情况，在京胜公司的物联网虚拟仿真平台上对系统的硬件进行部署，选择合适的硬件设备。</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r>
        <w:rPr>
          <w:rFonts w:hint="eastAsia" w:ascii="PingFangSC-Regular" w:hAnsi="PingFangSC-Regular" w:eastAsia="PingFangSC-Regular"/>
          <w:color w:val="000000"/>
          <w:sz w:val="24"/>
        </w:rPr>
        <w:tab/>
      </w:r>
      <w:r>
        <w:rPr>
          <w:rFonts w:hint="eastAsia" w:ascii="PingFangSC-Regular" w:hAnsi="PingFangSC-Regular" w:eastAsia="PingFangSC-Regular"/>
          <w:color w:val="000000"/>
          <w:sz w:val="24"/>
        </w:rPr>
        <w:t>第</w:t>
      </w:r>
      <w:r>
        <w:rPr>
          <w:rFonts w:eastAsia="PingFangSC-Regular"/>
          <w:color w:val="000000"/>
          <w:sz w:val="24"/>
        </w:rPr>
        <w:t>4</w:t>
      </w:r>
      <w:r>
        <w:rPr>
          <w:rFonts w:hint="eastAsia" w:ascii="宋体" w:hAnsi="宋体" w:cs="宋体"/>
          <w:color w:val="000000"/>
          <w:sz w:val="24"/>
          <w:szCs w:val="22"/>
        </w:rPr>
        <w:t>章：智能教室管理系统的软件设计与实现。设计了系统的软件架构，确认了开发使用的环境，主要用到的平台是eclipse，实现了智能教室管理平台的软件设计。</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r>
        <w:rPr>
          <w:rFonts w:hint="eastAsia" w:ascii="PingFangSC-Regular" w:hAnsi="PingFangSC-Regular" w:eastAsia="PingFangSC-Regular"/>
          <w:sz w:val="24"/>
        </w:rPr>
        <w:tab/>
      </w:r>
      <w:r>
        <w:rPr>
          <w:rFonts w:hint="eastAsia" w:ascii="宋体" w:hAnsi="宋体" w:cs="宋体"/>
          <w:color w:val="000000"/>
          <w:sz w:val="24"/>
          <w:szCs w:val="22"/>
        </w:rPr>
        <w:t>第</w:t>
      </w:r>
      <w:r>
        <w:rPr>
          <w:rFonts w:eastAsia="PingFangSC-Regular"/>
          <w:sz w:val="24"/>
        </w:rPr>
        <w:t>5</w:t>
      </w:r>
      <w:r>
        <w:rPr>
          <w:rFonts w:hint="eastAsia" w:ascii="宋体" w:hAnsi="宋体" w:cs="宋体"/>
          <w:color w:val="000000"/>
          <w:sz w:val="24"/>
          <w:szCs w:val="22"/>
        </w:rPr>
        <w:t>章：系统的整体运行测试。本章节为系统的测试部分，对系统进行网关、协调器接收测试以及对系统的功能进行测试。</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r>
        <w:rPr>
          <w:rFonts w:hint="eastAsia" w:ascii="PingFangSC-Regular" w:hAnsi="PingFangSC-Regular" w:eastAsia="PingFangSC-Regular"/>
          <w:sz w:val="24"/>
          <w:szCs w:val="22"/>
        </w:rPr>
        <w:tab/>
      </w:r>
      <w:r>
        <w:rPr>
          <w:rFonts w:hint="eastAsia" w:ascii="宋体" w:hAnsi="宋体" w:cs="宋体"/>
          <w:color w:val="000000"/>
          <w:sz w:val="24"/>
          <w:szCs w:val="22"/>
        </w:rPr>
        <w:t>第</w:t>
      </w:r>
      <w:r>
        <w:rPr>
          <w:rFonts w:eastAsia="PingFangSC-Regular"/>
          <w:sz w:val="24"/>
          <w:szCs w:val="22"/>
        </w:rPr>
        <w:t>6</w:t>
      </w:r>
      <w:r>
        <w:rPr>
          <w:rFonts w:hint="eastAsia" w:ascii="宋体" w:hAnsi="宋体" w:cs="宋体"/>
          <w:color w:val="000000"/>
          <w:sz w:val="24"/>
          <w:szCs w:val="22"/>
        </w:rPr>
        <w:t>章：总结与展望。对系统的研究工作进行总结，归纳了毕设开发过程中遇到的问题，对智能化管理平台的发展进行了美好展望，并且提出了优化建议。</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color w:val="000000"/>
          <w:sz w:val="24"/>
          <w:szCs w:val="22"/>
        </w:rPr>
      </w:pP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0" w:lineRule="atLeast"/>
        <w:jc w:val="left"/>
        <w:textAlignment w:val="auto"/>
        <w:outlineLvl w:val="0"/>
        <w:rPr>
          <w:rFonts w:ascii="黑体" w:hAnsi="黑体" w:eastAsia="黑体" w:cs="黑体"/>
          <w:b/>
          <w:bCs/>
          <w:sz w:val="28"/>
          <w:szCs w:val="28"/>
        </w:rPr>
      </w:pPr>
      <w:bookmarkStart w:id="33" w:name="_Toc7528"/>
      <w:r>
        <w:rPr>
          <w:rFonts w:eastAsia="黑体"/>
          <w:b/>
          <w:bCs/>
          <w:sz w:val="28"/>
          <w:szCs w:val="28"/>
        </w:rPr>
        <w:t>2</w:t>
      </w:r>
      <w:r>
        <w:rPr>
          <w:rFonts w:hint="eastAsia" w:ascii="黑体" w:hAnsi="黑体" w:eastAsia="黑体" w:cs="黑体"/>
          <w:b/>
          <w:bCs/>
          <w:sz w:val="28"/>
          <w:szCs w:val="28"/>
        </w:rPr>
        <w:t xml:space="preserve"> </w:t>
      </w:r>
      <w:r>
        <w:rPr>
          <w:rFonts w:hint="eastAsia" w:ascii="宋体" w:hAnsi="宋体" w:cs="宋体"/>
          <w:b/>
          <w:bCs/>
          <w:sz w:val="28"/>
          <w:szCs w:val="28"/>
        </w:rPr>
        <w:t>智能教室管理系统的总体分析与设计</w:t>
      </w:r>
      <w:bookmarkEnd w:id="33"/>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0" w:lineRule="atLeast"/>
        <w:jc w:val="left"/>
        <w:textAlignment w:val="auto"/>
        <w:outlineLvl w:val="1"/>
        <w:rPr>
          <w:rFonts w:ascii="PingFangSC-Regular" w:hAnsi="PingFangSC-Regular" w:eastAsia="PingFangSC-Regular"/>
          <w:b/>
          <w:bCs/>
          <w:sz w:val="24"/>
        </w:rPr>
      </w:pPr>
      <w:bookmarkStart w:id="34" w:name="_Toc27902"/>
      <w:r>
        <w:rPr>
          <w:rFonts w:eastAsia="PingFangSC-Regular"/>
          <w:b/>
          <w:bCs/>
          <w:sz w:val="24"/>
        </w:rPr>
        <w:t>2.1</w:t>
      </w:r>
      <w:r>
        <w:rPr>
          <w:rFonts w:hint="eastAsia" w:ascii="PingFangSC-Regular" w:hAnsi="PingFangSC-Regular" w:eastAsia="PingFangSC-Regular"/>
          <w:b/>
          <w:bCs/>
          <w:sz w:val="24"/>
        </w:rPr>
        <w:t xml:space="preserve"> </w:t>
      </w:r>
      <w:r>
        <w:rPr>
          <w:rFonts w:hint="eastAsia" w:ascii="宋体" w:hAnsi="宋体" w:cs="宋体"/>
          <w:b/>
          <w:bCs/>
          <w:sz w:val="24"/>
        </w:rPr>
        <w:t>系统的设计原则</w:t>
      </w:r>
      <w:bookmarkEnd w:id="34"/>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sz w:val="24"/>
        </w:rPr>
      </w:pPr>
      <w:r>
        <w:rPr>
          <w:rFonts w:hint="eastAsia" w:ascii="宋体" w:hAnsi="宋体"/>
          <w:sz w:val="24"/>
        </w:rPr>
        <w:t>（1）合理性原则：根据教室空间的大小，布置合理的传感器和设备，避免浪费，降低成本，让设备起到最大的作用；</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sz w:val="24"/>
        </w:rPr>
      </w:pPr>
      <w:r>
        <w:rPr>
          <w:rFonts w:hint="eastAsia" w:ascii="宋体" w:hAnsi="宋体"/>
          <w:sz w:val="24"/>
        </w:rPr>
        <w:t>（2）友好性原则：管理员可以在系统的显示页面上直观地看到环境参数的显示，界面能够实现友好的人机交互，确保系统控制页面的简单易用性；</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sz w:val="24"/>
        </w:rPr>
      </w:pPr>
      <w:r>
        <w:rPr>
          <w:rFonts w:hint="eastAsia" w:ascii="宋体" w:hAnsi="宋体"/>
          <w:sz w:val="24"/>
        </w:rPr>
        <w:t>（3）普适性原则：智能教室的网关的设计是面对高校的教室环境，要充分考虑到一般教室的普遍要求，从而达到平均使用标准；</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sz w:val="24"/>
        </w:rPr>
      </w:pPr>
      <w:r>
        <w:rPr>
          <w:rFonts w:hint="eastAsia" w:ascii="宋体" w:hAnsi="宋体"/>
          <w:sz w:val="24"/>
        </w:rPr>
        <w:t>（4）实用性原则：从功能的要求和实际中的教室环境角度考虑，环境对设施和功能的实际要求，从而满足简易、安全、高效的教学需求和环境管理，去掉中看不中用的功能设计；</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sz w:val="24"/>
        </w:rPr>
      </w:pPr>
      <w:r>
        <w:rPr>
          <w:rFonts w:hint="eastAsia" w:ascii="宋体" w:hAnsi="宋体"/>
          <w:sz w:val="24"/>
        </w:rPr>
        <w:t>（5）兼容性和扩展性原则：在设计智能教室管理系统的时候要充分考虑到系统的功能扩展性和产品兼容性问题，保证系统中的设备进行替换后不影响系统使用能力；</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sz w:val="24"/>
        </w:rPr>
      </w:pPr>
      <w:r>
        <w:rPr>
          <w:rFonts w:hint="eastAsia" w:ascii="宋体" w:hAnsi="宋体"/>
          <w:sz w:val="24"/>
        </w:rPr>
        <w:t>（6）可维护性原则</w:t>
      </w:r>
      <w:r>
        <w:rPr>
          <w:rFonts w:hint="eastAsia" w:ascii="宋体" w:hAnsi="宋体"/>
          <w:sz w:val="24"/>
          <w:lang w:eastAsia="zh-CN"/>
        </w:rPr>
        <w:t>：</w:t>
      </w:r>
      <w:r>
        <w:rPr>
          <w:rFonts w:hint="eastAsia" w:ascii="宋体" w:hAnsi="宋体"/>
          <w:sz w:val="24"/>
        </w:rPr>
        <w:t>在设计和完善系统时，要保证系统的可维护性，在系统的设备因为环境的变化受到影响时，系统管理员可以及时对数据进行对照分析，将系统采集到的数据和以往正常范围的数据进行比较，分析系统的采集模块是否出差错等等。</w:t>
      </w: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outlineLvl w:val="1"/>
        <w:rPr>
          <w:rFonts w:hint="eastAsia" w:ascii="宋体" w:hAnsi="宋体" w:cs="宋体"/>
          <w:b/>
          <w:bCs/>
          <w:sz w:val="24"/>
        </w:rPr>
      </w:pPr>
      <w:bookmarkStart w:id="35" w:name="_Toc18583"/>
      <w:r>
        <w:rPr>
          <w:b/>
          <w:bCs/>
          <w:sz w:val="24"/>
        </w:rPr>
        <w:t>2.2</w:t>
      </w:r>
      <w:r>
        <w:rPr>
          <w:rFonts w:hint="eastAsia" w:ascii="宋体" w:hAnsi="宋体"/>
          <w:b/>
          <w:bCs/>
          <w:sz w:val="24"/>
        </w:rPr>
        <w:t xml:space="preserve"> </w:t>
      </w:r>
      <w:r>
        <w:rPr>
          <w:rFonts w:hint="eastAsia" w:ascii="宋体" w:hAnsi="宋体" w:cs="宋体"/>
          <w:b/>
          <w:bCs/>
          <w:sz w:val="24"/>
        </w:rPr>
        <w:t>系统的总体设计</w:t>
      </w:r>
      <w:bookmarkEnd w:id="35"/>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360" w:lineRule="auto"/>
        <w:ind w:firstLine="480" w:firstLineChars="200"/>
        <w:jc w:val="left"/>
        <w:textAlignment w:val="auto"/>
        <w:outlineLvl w:val="9"/>
        <w:rPr>
          <w:rFonts w:hint="default" w:ascii="宋体" w:hAnsi="宋体" w:eastAsia="宋体" w:cs="宋体"/>
          <w:b w:val="0"/>
          <w:bCs w:val="0"/>
          <w:sz w:val="24"/>
          <w:lang w:val="en-US" w:eastAsia="zh-CN"/>
        </w:rPr>
      </w:pPr>
      <w:r>
        <w:rPr>
          <w:rFonts w:hint="eastAsia" w:ascii="宋体" w:hAnsi="宋体" w:cs="宋体"/>
          <w:b w:val="0"/>
          <w:bCs w:val="0"/>
          <w:sz w:val="24"/>
          <w:lang w:val="en-US" w:eastAsia="zh-CN"/>
        </w:rPr>
        <w:t>图</w:t>
      </w:r>
      <w:r>
        <w:rPr>
          <w:rFonts w:hint="default" w:ascii="Times New Roman" w:hAnsi="Times New Roman" w:cs="Times New Roman"/>
          <w:b w:val="0"/>
          <w:bCs w:val="0"/>
          <w:sz w:val="24"/>
          <w:lang w:val="en-US" w:eastAsia="zh-CN"/>
        </w:rPr>
        <w:t>2-1</w:t>
      </w:r>
      <w:r>
        <w:rPr>
          <w:rFonts w:hint="eastAsia" w:ascii="宋体" w:hAnsi="宋体" w:cs="宋体"/>
          <w:b w:val="0"/>
          <w:bCs w:val="0"/>
          <w:sz w:val="24"/>
          <w:lang w:val="en-US" w:eastAsia="zh-CN"/>
        </w:rPr>
        <w:t>是系统的总体流程图，首先由管理员输入账号和密码，在验证成功后，系统连接网关和协调器，协调器连接数据采集器和继电器，然后开始采集环境参数并存入库中，同时管理员可以控制环境中调控设备的开关，并且可以在系统上看到数据信息的显示。</w:t>
      </w:r>
    </w:p>
    <w:p>
      <w:pPr>
        <w:keepNext w:val="0"/>
        <w:keepLines w:val="0"/>
        <w:widowControl/>
        <w:suppressLineNumbers w:val="0"/>
        <w:jc w:val="center"/>
      </w:pPr>
      <w:r>
        <w:rPr>
          <w:rFonts w:hint="eastAsia" w:eastAsia="宋体"/>
          <w:lang w:eastAsia="zh-CN"/>
        </w:rPr>
        <w:drawing>
          <wp:inline distT="0" distB="0" distL="114300" distR="114300">
            <wp:extent cx="3676650" cy="6486525"/>
            <wp:effectExtent l="0" t="0" r="0" b="0"/>
            <wp:docPr id="30" name="图片 30" descr="(T)$3{`%~@ABDJ0`H)9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T)$3{`%~@ABDJ0`H)9B%[V"/>
                    <pic:cNvPicPr>
                      <a:picLocks noChangeAspect="1"/>
                    </pic:cNvPicPr>
                  </pic:nvPicPr>
                  <pic:blipFill>
                    <a:blip r:embed="rId13"/>
                    <a:stretch>
                      <a:fillRect/>
                    </a:stretch>
                  </pic:blipFill>
                  <pic:spPr>
                    <a:xfrm>
                      <a:off x="0" y="0"/>
                      <a:ext cx="3676650" cy="6486525"/>
                    </a:xfrm>
                    <a:prstGeom prst="rect">
                      <a:avLst/>
                    </a:prstGeom>
                  </pic:spPr>
                </pic:pic>
              </a:graphicData>
            </a:graphic>
          </wp:inline>
        </w:drawing>
      </w:r>
    </w:p>
    <w:p>
      <w:pPr>
        <w:spacing w:line="360" w:lineRule="auto"/>
        <w:ind w:firstLine="422" w:firstLineChars="200"/>
        <w:jc w:val="center"/>
        <w:rPr>
          <w:rFonts w:hint="eastAsia" w:ascii="黑体" w:hAnsi="黑体" w:eastAsia="黑体" w:cs="黑体"/>
          <w:sz w:val="21"/>
          <w:szCs w:val="21"/>
        </w:rPr>
      </w:pPr>
      <w:r>
        <w:rPr>
          <w:rFonts w:hint="eastAsia" w:ascii="黑体" w:hAnsi="黑体" w:eastAsia="黑体" w:cs="黑体"/>
          <w:b/>
          <w:sz w:val="21"/>
          <w:szCs w:val="21"/>
        </w:rPr>
        <w:t>图2-</w:t>
      </w:r>
      <w:r>
        <w:rPr>
          <w:rFonts w:hint="eastAsia" w:ascii="黑体" w:hAnsi="黑体" w:eastAsia="黑体" w:cs="黑体"/>
          <w:b/>
          <w:sz w:val="21"/>
          <w:szCs w:val="21"/>
          <w:lang w:val="en-US" w:eastAsia="zh-CN"/>
        </w:rPr>
        <w:t>1</w:t>
      </w:r>
      <w:r>
        <w:rPr>
          <w:rFonts w:hint="eastAsia" w:ascii="黑体" w:hAnsi="黑体" w:eastAsia="黑体" w:cs="黑体"/>
          <w:b/>
          <w:sz w:val="21"/>
          <w:szCs w:val="21"/>
        </w:rPr>
        <w:t>系统总体</w:t>
      </w:r>
      <w:r>
        <w:rPr>
          <w:rFonts w:hint="eastAsia" w:ascii="黑体" w:hAnsi="黑体" w:eastAsia="黑体" w:cs="黑体"/>
          <w:b/>
          <w:sz w:val="21"/>
          <w:szCs w:val="21"/>
          <w:lang w:val="en-US" w:eastAsia="zh-CN"/>
        </w:rPr>
        <w:t>流程</w:t>
      </w:r>
      <w:r>
        <w:rPr>
          <w:rFonts w:hint="eastAsia" w:ascii="黑体" w:hAnsi="黑体" w:eastAsia="黑体" w:cs="黑体"/>
          <w:b/>
          <w:sz w:val="21"/>
          <w:szCs w:val="21"/>
        </w:rPr>
        <w:t>图</w:t>
      </w: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360" w:lineRule="auto"/>
        <w:ind w:firstLine="480" w:firstLineChars="200"/>
        <w:jc w:val="left"/>
        <w:textAlignment w:val="auto"/>
        <w:rPr>
          <w:rFonts w:ascii="宋体" w:hAnsi="宋体"/>
          <w:sz w:val="24"/>
        </w:rPr>
      </w:pPr>
      <w:r>
        <w:rPr>
          <w:rFonts w:hint="eastAsia" w:ascii="宋体" w:hAnsi="宋体"/>
          <w:sz w:val="24"/>
          <w:szCs w:val="22"/>
        </w:rPr>
        <w:t>本设计使用无线传感器网络搭建了智能教室管理系统的总体结构，该系统通过运用传感器、无线通信和网关，收集教室中的环境参数，经过信息的交换和通信实现智能化的数据采集和管理等功能，使得教室的管理更高效更智能。该设计的系统总体结构模型图如图</w:t>
      </w:r>
      <w:r>
        <w:rPr>
          <w:sz w:val="24"/>
        </w:rPr>
        <w:t>2-2</w:t>
      </w:r>
      <w:r>
        <w:rPr>
          <w:rFonts w:hint="eastAsia" w:ascii="宋体" w:hAnsi="宋体"/>
          <w:sz w:val="24"/>
          <w:szCs w:val="22"/>
        </w:rPr>
        <w:t>所示：</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宋体" w:hAnsi="宋体"/>
          <w:sz w:val="24"/>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center"/>
      </w:pPr>
      <w:r>
        <w:drawing>
          <wp:inline distT="0" distB="0" distL="114300" distR="114300">
            <wp:extent cx="3773805" cy="2379345"/>
            <wp:effectExtent l="0" t="0" r="7620"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3773805" cy="2379345"/>
                    </a:xfrm>
                    <a:prstGeom prst="rect">
                      <a:avLst/>
                    </a:prstGeom>
                    <a:noFill/>
                    <a:ln>
                      <a:noFill/>
                    </a:ln>
                  </pic:spPr>
                </pic:pic>
              </a:graphicData>
            </a:graphic>
          </wp:inline>
        </w:drawing>
      </w:r>
    </w:p>
    <w:p>
      <w:pPr>
        <w:spacing w:line="360" w:lineRule="auto"/>
        <w:ind w:firstLine="422" w:firstLineChars="200"/>
        <w:jc w:val="center"/>
        <w:rPr>
          <w:rFonts w:hint="eastAsia" w:ascii="黑体" w:hAnsi="黑体" w:eastAsia="黑体" w:cs="黑体"/>
          <w:b/>
        </w:rPr>
      </w:pPr>
      <w:r>
        <w:rPr>
          <w:rFonts w:hint="eastAsia" w:ascii="黑体" w:hAnsi="黑体" w:eastAsia="黑体" w:cs="黑体"/>
          <w:b/>
        </w:rPr>
        <w:t>图2-2系统总体结构图</w:t>
      </w:r>
    </w:p>
    <w:p>
      <w:pPr>
        <w:spacing w:line="360" w:lineRule="auto"/>
        <w:ind w:firstLine="480" w:firstLineChars="200"/>
        <w:jc w:val="left"/>
        <w:rPr>
          <w:sz w:val="24"/>
        </w:rPr>
      </w:pPr>
      <w:r>
        <w:rPr>
          <w:rFonts w:hint="eastAsia"/>
          <w:sz w:val="24"/>
        </w:rPr>
        <w:t>由系统总体结构图可以得知，教室环境中的传感器设备通过无线传感器网络向网关输送采集数据，服务端可以从网关获取到数据，并且可发出指令，通过无线传感器网络来控制调节设备的开关，调节设备的开关状态也可通过网关反馈到服务端上，而传感器的数据与调节设备的状态又可通过网关传到数据库中以供服务端查询。各部分所实现的主要功能如下：</w:t>
      </w:r>
    </w:p>
    <w:p>
      <w:pPr>
        <w:spacing w:line="360" w:lineRule="auto"/>
        <w:jc w:val="left"/>
        <w:rPr>
          <w:sz w:val="24"/>
        </w:rPr>
      </w:pPr>
      <w:r>
        <w:rPr>
          <w:rFonts w:hint="eastAsia"/>
          <w:sz w:val="24"/>
        </w:rPr>
        <w:t>（1）无线传感器网络</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sz w:val="24"/>
        </w:rPr>
      </w:pPr>
      <w:r>
        <w:rPr>
          <w:rFonts w:hint="eastAsia"/>
        </w:rPr>
        <w:tab/>
      </w:r>
      <w:r>
        <w:rPr>
          <w:rFonts w:hint="eastAsia"/>
          <w:sz w:val="24"/>
        </w:rPr>
        <w:t>无线传感器网络是一项通过无线通信技术把多个传感器节点以自由式进行组织与结合进而形成的网络形式。构成传感器节点的单元分别为：数据采集单元、数据传输单元、数据处理单元以及能量供应单元。本课题通过相关的传感器对室内的温湿度、二氧化碳浓度等进行检测，再由终端节点所采集到的信息经过协调器节点建立起无线传感器网络将其传达至管理系统，与此同时管理者可以在系统传输控制指令实现对教室调控设备的控制，也可以启动智能控制模式，使系统可以自动对教室环境进行调控。</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sz w:val="24"/>
        </w:rPr>
      </w:pPr>
      <w:r>
        <w:rPr>
          <w:rFonts w:hint="eastAsia"/>
          <w:sz w:val="24"/>
        </w:rPr>
        <w:t>（2）网关</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sz w:val="24"/>
        </w:rPr>
      </w:pPr>
      <w:r>
        <w:rPr>
          <w:rFonts w:hint="eastAsia"/>
          <w:sz w:val="24"/>
        </w:rPr>
        <w:tab/>
      </w:r>
      <w:r>
        <w:rPr>
          <w:rFonts w:hint="eastAsia"/>
          <w:sz w:val="24"/>
        </w:rPr>
        <w:t>网关又称为网间连接器、</w:t>
      </w:r>
      <w:r>
        <w:fldChar w:fldCharType="begin"/>
      </w:r>
      <w:r>
        <w:instrText xml:space="preserve"> HYPERLINK "https://baike.baidu.com/item/%E5%8D%8F%E8%AE%AE%E8%BD%AC%E6%8D%A2" \t "https://baike.baidu.com/item/_blank" </w:instrText>
      </w:r>
      <w:r>
        <w:fldChar w:fldCharType="separate"/>
      </w:r>
      <w:r>
        <w:rPr>
          <w:rFonts w:hint="eastAsia"/>
          <w:sz w:val="24"/>
        </w:rPr>
        <w:t>协议转换</w:t>
      </w:r>
      <w:r>
        <w:rPr>
          <w:rFonts w:hint="eastAsia"/>
          <w:sz w:val="24"/>
        </w:rPr>
        <w:fldChar w:fldCharType="end"/>
      </w:r>
      <w:r>
        <w:rPr>
          <w:rFonts w:hint="eastAsia"/>
          <w:sz w:val="24"/>
        </w:rPr>
        <w:t>器。网关在网络层以上实现</w:t>
      </w:r>
      <w:r>
        <w:fldChar w:fldCharType="begin"/>
      </w:r>
      <w:r>
        <w:instrText xml:space="preserve"> HYPERLINK "https://baike.baidu.com/item/%E7%BD%91%E7%BB%9C%E4%BA%92%E8%BF%9E/108997" \t "https://baike.baidu.com/item/_blank" </w:instrText>
      </w:r>
      <w:r>
        <w:fldChar w:fldCharType="separate"/>
      </w:r>
      <w:r>
        <w:rPr>
          <w:rFonts w:hint="eastAsia"/>
          <w:sz w:val="24"/>
        </w:rPr>
        <w:t>网络互连</w:t>
      </w:r>
      <w:r>
        <w:rPr>
          <w:rFonts w:hint="eastAsia"/>
          <w:sz w:val="24"/>
        </w:rPr>
        <w:fldChar w:fldCharType="end"/>
      </w:r>
      <w:r>
        <w:rPr>
          <w:rFonts w:hint="eastAsia"/>
          <w:sz w:val="24"/>
        </w:rPr>
        <w:t>，是复杂的网络互连设备，仅用于两个高层协议不同的网络互连。网关在系统中主要是起到了一个中继站的作用，先是完成协调器的串口数据和以太网数据的封装，再将其传输到系统，从而反馈到服务端的页面上。</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sz w:val="24"/>
        </w:rPr>
      </w:pPr>
      <w:r>
        <w:rPr>
          <w:rFonts w:hint="eastAsia"/>
          <w:sz w:val="24"/>
        </w:rPr>
        <w:t>（3）数据库</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sz w:val="24"/>
        </w:rPr>
      </w:pPr>
      <w:r>
        <w:rPr>
          <w:rFonts w:hint="eastAsia"/>
          <w:sz w:val="24"/>
        </w:rPr>
        <w:tab/>
      </w:r>
      <w:r>
        <w:rPr>
          <w:rFonts w:hint="eastAsia"/>
          <w:sz w:val="24"/>
        </w:rPr>
        <w:t>数据库是一个实体，它是能够合理保管数据的“仓库”，用户在该“仓库”中存放要管理的事务数据，“数据”和“库”两个概念结合成为数据库。这里系统选用MYSQL数据库来存储管理员信息、传感器数据和设备开关状态等，方便管理员查看教室的环境参数和查询设备的开关状态。</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sz w:val="24"/>
        </w:rPr>
      </w:pPr>
      <w:r>
        <w:rPr>
          <w:rFonts w:hint="eastAsia"/>
          <w:sz w:val="24"/>
        </w:rPr>
        <w:t>（4）调控设备</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sz w:val="24"/>
        </w:rPr>
      </w:pPr>
      <w:r>
        <w:rPr>
          <w:rFonts w:hint="eastAsia"/>
          <w:sz w:val="24"/>
        </w:rPr>
        <w:tab/>
      </w:r>
      <w:r>
        <w:rPr>
          <w:rFonts w:hint="eastAsia"/>
          <w:sz w:val="24"/>
        </w:rPr>
        <w:t>系统中所用的调控设备为风扇、灭火设备和光照灯等装置，在系统发出调控指令后，对教室环境进行调控使教室的温湿度、二氧化碳浓度等处于一个正常的阈值范围内。</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sz w:val="24"/>
        </w:rPr>
      </w:pPr>
      <w:r>
        <w:rPr>
          <w:rFonts w:hint="eastAsia"/>
          <w:sz w:val="24"/>
        </w:rPr>
        <w:t>（5）服务端</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sz w:val="24"/>
        </w:rPr>
      </w:pPr>
      <w:r>
        <w:rPr>
          <w:rFonts w:hint="eastAsia"/>
          <w:sz w:val="24"/>
        </w:rPr>
        <w:tab/>
      </w:r>
      <w:r>
        <w:rPr>
          <w:rFonts w:hint="eastAsia"/>
          <w:sz w:val="24"/>
        </w:rPr>
        <w:t>该系统采用</w:t>
      </w:r>
      <w:r>
        <w:rPr>
          <w:rFonts w:hint="eastAsia" w:ascii="Times New Roman" w:hAnsi="Times New Roman" w:cs="Times New Roman"/>
          <w:sz w:val="24"/>
          <w:szCs w:val="22"/>
        </w:rPr>
        <w:t>B/S</w:t>
      </w:r>
      <w:r>
        <w:rPr>
          <w:rFonts w:hint="eastAsia"/>
          <w:sz w:val="24"/>
        </w:rPr>
        <w:t>模式来实现管理系统的平台，用JAVA来实现系统的动态操作，</w:t>
      </w:r>
      <w:r>
        <w:rPr>
          <w:rFonts w:hint="eastAsia" w:ascii="宋体" w:hAnsi="宋体"/>
          <w:sz w:val="24"/>
        </w:rPr>
        <w:t>实现友好的人机交互界面，能够对获取的传感器信息并进行实时准确显示，以及确保控制界面的简单易用性，管理者可以远程控制教室的调控设备和获取实时的环境参数。</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sz w:val="24"/>
        </w:rPr>
      </w:pPr>
      <w:r>
        <w:rPr>
          <w:rFonts w:hint="eastAsia" w:ascii="宋体" w:hAnsi="宋体"/>
          <w:sz w:val="24"/>
        </w:rPr>
        <w:t>（6）</w:t>
      </w:r>
      <w:r>
        <w:rPr>
          <w:rFonts w:hint="default" w:ascii="Times New Roman" w:hAnsi="Times New Roman" w:cs="Times New Roman"/>
          <w:sz w:val="24"/>
        </w:rPr>
        <w:t>ZigBee</w:t>
      </w:r>
      <w:r>
        <w:rPr>
          <w:rFonts w:hint="eastAsia" w:ascii="宋体" w:hAnsi="宋体"/>
          <w:sz w:val="24"/>
        </w:rPr>
        <w:t>协议</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sz w:val="24"/>
        </w:rPr>
      </w:pPr>
      <w:r>
        <w:rPr>
          <w:rFonts w:hint="eastAsia" w:ascii="宋体" w:hAnsi="宋体"/>
          <w:sz w:val="24"/>
        </w:rPr>
        <w:tab/>
      </w:r>
      <w:r>
        <w:rPr>
          <w:rFonts w:hint="default" w:ascii="Times New Roman" w:hAnsi="Times New Roman" w:cs="Times New Roman"/>
          <w:sz w:val="24"/>
        </w:rPr>
        <w:t>ZigBee</w:t>
      </w:r>
      <w:r>
        <w:rPr>
          <w:rFonts w:hint="eastAsia" w:ascii="宋体" w:hAnsi="宋体"/>
          <w:sz w:val="24"/>
        </w:rPr>
        <w:t xml:space="preserve"> 是基于</w:t>
      </w:r>
      <w:r>
        <w:rPr>
          <w:rFonts w:hint="eastAsia"/>
          <w:sz w:val="24"/>
          <w:szCs w:val="22"/>
        </w:rPr>
        <w:t>IEEE802.15.4</w:t>
      </w:r>
      <w:r>
        <w:rPr>
          <w:rFonts w:hint="eastAsia" w:ascii="宋体" w:hAnsi="宋体"/>
          <w:sz w:val="24"/>
        </w:rPr>
        <w:t xml:space="preserve"> 标准的低功耗局域网协议</w:t>
      </w:r>
      <w:r>
        <w:rPr>
          <w:rFonts w:hint="eastAsia" w:ascii="宋体" w:hAnsi="宋体"/>
          <w:sz w:val="24"/>
          <w:vertAlign w:val="superscript"/>
          <w:lang w:val="en-US" w:eastAsia="zh-CN"/>
        </w:rPr>
        <w:t>[18]</w:t>
      </w:r>
      <w:r>
        <w:rPr>
          <w:rFonts w:hint="eastAsia" w:ascii="宋体" w:hAnsi="宋体"/>
          <w:sz w:val="24"/>
        </w:rPr>
        <w:t>。但</w:t>
      </w:r>
      <w:r>
        <w:rPr>
          <w:rFonts w:hint="eastAsia"/>
          <w:sz w:val="24"/>
          <w:szCs w:val="22"/>
        </w:rPr>
        <w:t>IEEE</w:t>
      </w:r>
      <w:r>
        <w:rPr>
          <w:rFonts w:hint="eastAsia" w:ascii="宋体" w:hAnsi="宋体"/>
          <w:sz w:val="24"/>
        </w:rPr>
        <w:t xml:space="preserve">仅处理低MAC 层和物理层协议，因此 </w:t>
      </w:r>
      <w:r>
        <w:rPr>
          <w:rFonts w:hint="eastAsia"/>
          <w:sz w:val="24"/>
          <w:szCs w:val="22"/>
        </w:rPr>
        <w:t>Zigbee</w:t>
      </w:r>
      <w:r>
        <w:rPr>
          <w:rFonts w:hint="eastAsia" w:ascii="宋体" w:hAnsi="宋体"/>
          <w:sz w:val="24"/>
        </w:rPr>
        <w:t xml:space="preserve"> 联盟扩展了</w:t>
      </w:r>
      <w:r>
        <w:rPr>
          <w:rFonts w:hint="eastAsia"/>
          <w:sz w:val="24"/>
          <w:szCs w:val="22"/>
        </w:rPr>
        <w:t xml:space="preserve"> IEEE</w:t>
      </w:r>
      <w:r>
        <w:rPr>
          <w:rFonts w:hint="eastAsia" w:ascii="宋体" w:hAnsi="宋体"/>
          <w:sz w:val="24"/>
        </w:rPr>
        <w:t>，对其网络层协议和 API进行了标准化。</w:t>
      </w:r>
      <w:r>
        <w:rPr>
          <w:rFonts w:hint="eastAsia"/>
          <w:sz w:val="24"/>
          <w:szCs w:val="22"/>
        </w:rPr>
        <w:t>Zigbee</w:t>
      </w:r>
      <w:r>
        <w:rPr>
          <w:rFonts w:hint="eastAsia" w:ascii="宋体" w:hAnsi="宋体"/>
          <w:sz w:val="24"/>
        </w:rPr>
        <w:t xml:space="preserve"> 是一种新兴的短距离、低速率的无线网络技术。主要用于近距离无线连接。它有自己的协议标准，在数千个微小的传感器之间相互协调实现通信。</w:t>
      </w:r>
      <w:r>
        <w:rPr>
          <w:rFonts w:hint="eastAsia"/>
          <w:sz w:val="24"/>
          <w:szCs w:val="22"/>
        </w:rPr>
        <w:t>ZigBee</w:t>
      </w:r>
      <w:r>
        <w:rPr>
          <w:rFonts w:hint="eastAsia" w:ascii="宋体" w:hAnsi="宋体"/>
          <w:sz w:val="24"/>
        </w:rPr>
        <w:t xml:space="preserve"> 协议适应无线传感器的低花费、低能量、高容错性等的要求。</w:t>
      </w:r>
    </w:p>
    <w:p>
      <w:pPr>
        <w:spacing w:line="360" w:lineRule="auto"/>
        <w:ind w:firstLine="480" w:firstLineChars="200"/>
        <w:rPr>
          <w:rFonts w:ascii="宋体" w:hAnsi="宋体"/>
          <w:sz w:val="24"/>
        </w:rPr>
      </w:pPr>
      <w:r>
        <w:rPr>
          <w:rFonts w:hint="eastAsia" w:ascii="宋体" w:hAnsi="宋体"/>
          <w:sz w:val="24"/>
        </w:rPr>
        <w:t>基于WSN的智能教室管理系统包括管理模块、显示模块、信息采集模块、存储数据模块以及查询模块。下图</w:t>
      </w:r>
      <w:r>
        <w:rPr>
          <w:rFonts w:hint="eastAsia"/>
          <w:sz w:val="24"/>
          <w:szCs w:val="22"/>
        </w:rPr>
        <w:t>2-3</w:t>
      </w:r>
      <w:r>
        <w:rPr>
          <w:rFonts w:hint="eastAsia" w:ascii="宋体" w:hAnsi="宋体"/>
          <w:sz w:val="24"/>
        </w:rPr>
        <w:t>为系统的功能模块图。</w:t>
      </w:r>
    </w:p>
    <w:p>
      <w:pPr>
        <w:jc w:val="center"/>
      </w:pPr>
    </w:p>
    <w:p>
      <w:pPr>
        <w:jc w:val="center"/>
      </w:pPr>
      <w:r>
        <w:rPr>
          <w:rFonts w:ascii="宋体" w:hAnsi="宋体"/>
          <w:kern w:val="0"/>
          <w:sz w:val="24"/>
        </w:rPr>
        <w:fldChar w:fldCharType="begin"/>
      </w:r>
      <w:r>
        <w:rPr>
          <w:rFonts w:hint="eastAsia" w:ascii="宋体" w:hAnsi="宋体"/>
          <w:kern w:val="0"/>
          <w:sz w:val="24"/>
        </w:rPr>
        <w:instrText xml:space="preserve">INCLUDEPICTURE \d "C:\\Users\\wait\\AppData\\Roaming\\Tencent\\Users\\374408085\\QQ\\WinTemp\\RichOle\\5D~BBK]4E8Z]ZZL~]S)EZ9K.png" \* MERGEFORMATINET </w:instrText>
      </w:r>
      <w:r>
        <w:rPr>
          <w:rFonts w:ascii="宋体" w:hAnsi="宋体"/>
          <w:kern w:val="0"/>
          <w:sz w:val="24"/>
        </w:rPr>
        <w:fldChar w:fldCharType="separate"/>
      </w:r>
      <w:r>
        <w:rPr>
          <w:rFonts w:ascii="宋体" w:hAnsi="宋体"/>
          <w:kern w:val="0"/>
          <w:sz w:val="24"/>
        </w:rPr>
        <w:drawing>
          <wp:inline distT="0" distB="0" distL="114300" distR="114300">
            <wp:extent cx="4928870" cy="3080385"/>
            <wp:effectExtent l="0" t="0" r="5080" b="5715"/>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5"/>
                    <a:stretch>
                      <a:fillRect/>
                    </a:stretch>
                  </pic:blipFill>
                  <pic:spPr>
                    <a:xfrm>
                      <a:off x="0" y="0"/>
                      <a:ext cx="4928870" cy="3080385"/>
                    </a:xfrm>
                    <a:prstGeom prst="rect">
                      <a:avLst/>
                    </a:prstGeom>
                    <a:noFill/>
                    <a:ln>
                      <a:noFill/>
                    </a:ln>
                  </pic:spPr>
                </pic:pic>
              </a:graphicData>
            </a:graphic>
          </wp:inline>
        </w:drawing>
      </w:r>
      <w:r>
        <w:rPr>
          <w:rFonts w:ascii="宋体" w:hAnsi="宋体"/>
          <w:kern w:val="0"/>
          <w:sz w:val="24"/>
        </w:rPr>
        <w:fldChar w:fldCharType="end"/>
      </w:r>
    </w:p>
    <w:p>
      <w:pPr>
        <w:spacing w:line="360" w:lineRule="auto"/>
        <w:ind w:firstLine="422" w:firstLineChars="200"/>
        <w:jc w:val="center"/>
        <w:rPr>
          <w:rFonts w:hint="eastAsia" w:ascii="黑体" w:hAnsi="黑体" w:eastAsia="黑体" w:cs="黑体"/>
          <w:b/>
        </w:rPr>
      </w:pPr>
      <w:r>
        <w:rPr>
          <w:rFonts w:hint="eastAsia" w:ascii="黑体" w:hAnsi="黑体" w:eastAsia="黑体" w:cs="黑体"/>
          <w:b/>
        </w:rPr>
        <w:t>图2-3系统功能模块图</w:t>
      </w:r>
    </w:p>
    <w:p>
      <w:pPr>
        <w:spacing w:line="360" w:lineRule="auto"/>
        <w:ind w:firstLine="480" w:firstLineChars="200"/>
        <w:rPr>
          <w:rFonts w:ascii="宋体" w:hAnsi="宋体"/>
          <w:sz w:val="24"/>
        </w:rPr>
      </w:pPr>
      <w:r>
        <w:rPr>
          <w:rFonts w:hint="eastAsia" w:ascii="宋体" w:hAnsi="宋体"/>
          <w:sz w:val="24"/>
        </w:rPr>
        <w:t>（1）管理模块是系统的核心功能，为管理员提供手动控制和智能控制，既可以手动控制教室的调节设备开关，又可以通过智能控制实现对教室的实时监控，避免了教室电力资源、设备资源的浪费。</w:t>
      </w:r>
    </w:p>
    <w:p>
      <w:pPr>
        <w:spacing w:line="360" w:lineRule="auto"/>
        <w:ind w:firstLine="480" w:firstLineChars="200"/>
        <w:rPr>
          <w:rFonts w:ascii="宋体" w:hAnsi="宋体"/>
          <w:sz w:val="24"/>
        </w:rPr>
      </w:pPr>
      <w:r>
        <w:rPr>
          <w:rFonts w:hint="eastAsia" w:ascii="宋体" w:hAnsi="宋体"/>
          <w:sz w:val="24"/>
        </w:rPr>
        <w:t>（2）显示模块将所采集到的数据展现在界面上，方便管理员得知教室的大体情况，主要是对红外传感器信息的获取。</w:t>
      </w:r>
    </w:p>
    <w:p>
      <w:pPr>
        <w:spacing w:line="360" w:lineRule="auto"/>
        <w:ind w:firstLine="480" w:firstLineChars="200"/>
        <w:rPr>
          <w:rFonts w:ascii="宋体" w:hAnsi="宋体"/>
          <w:sz w:val="24"/>
        </w:rPr>
      </w:pPr>
      <w:r>
        <w:rPr>
          <w:rFonts w:hint="eastAsia" w:ascii="宋体" w:hAnsi="宋体"/>
          <w:sz w:val="24"/>
        </w:rPr>
        <w:t>（3）信息采集模块是采集传感器所采集到的数据及采集信息对应的时间，是显示模块与存储采集数据模块的支撑模块。</w:t>
      </w:r>
    </w:p>
    <w:p>
      <w:pPr>
        <w:spacing w:line="360" w:lineRule="auto"/>
        <w:ind w:firstLine="480" w:firstLineChars="200"/>
        <w:rPr>
          <w:rFonts w:ascii="宋体" w:hAnsi="宋体"/>
          <w:sz w:val="24"/>
        </w:rPr>
      </w:pPr>
      <w:r>
        <w:rPr>
          <w:rFonts w:hint="eastAsia" w:ascii="宋体" w:hAnsi="宋体"/>
          <w:sz w:val="24"/>
        </w:rPr>
        <w:t>（4）存储数据模块是系统重要模块，用于存储获取的各个传感器的信息，为管理模块提供数据支撑。</w:t>
      </w:r>
    </w:p>
    <w:p>
      <w:pPr>
        <w:spacing w:line="360" w:lineRule="auto"/>
        <w:ind w:firstLine="480" w:firstLineChars="200"/>
        <w:rPr>
          <w:rFonts w:ascii="宋体" w:hAnsi="宋体"/>
          <w:sz w:val="24"/>
        </w:rPr>
      </w:pPr>
      <w:r>
        <w:rPr>
          <w:rFonts w:hint="eastAsia" w:ascii="宋体" w:hAnsi="宋体"/>
          <w:sz w:val="24"/>
        </w:rPr>
        <w:t>（5）查询模块可以让管理员查询到传感器在某个时间点所采集到的数据，通过比较一个时间段内的数据来发现教室中的温湿度常值范围，从而把它设置为智能控制中的阈值范围，更好的对教室环境进行调控。</w:t>
      </w:r>
    </w:p>
    <w:p>
      <w:pPr>
        <w:spacing w:line="360" w:lineRule="auto"/>
        <w:ind w:firstLine="480" w:firstLineChars="200"/>
        <w:rPr>
          <w:rFonts w:ascii="宋体" w:hAnsi="宋体"/>
          <w:sz w:val="24"/>
        </w:rPr>
      </w:pPr>
    </w:p>
    <w:p>
      <w:pPr>
        <w:spacing w:line="360" w:lineRule="auto"/>
        <w:ind w:firstLine="480" w:firstLineChars="200"/>
        <w:rPr>
          <w:rFonts w:ascii="宋体" w:hAnsi="宋体"/>
          <w:sz w:val="24"/>
        </w:rPr>
      </w:pPr>
    </w:p>
    <w:p>
      <w:pPr>
        <w:spacing w:line="360" w:lineRule="auto"/>
        <w:ind w:firstLine="480" w:firstLineChars="200"/>
        <w:rPr>
          <w:rFonts w:ascii="宋体" w:hAnsi="宋体"/>
          <w:sz w:val="24"/>
        </w:rPr>
      </w:pPr>
    </w:p>
    <w:p>
      <w:pPr>
        <w:spacing w:line="360" w:lineRule="auto"/>
        <w:ind w:firstLine="480" w:firstLineChars="200"/>
        <w:rPr>
          <w:rFonts w:ascii="宋体" w:hAnsi="宋体"/>
          <w:sz w:val="24"/>
        </w:rPr>
      </w:pPr>
    </w:p>
    <w:p>
      <w:pPr>
        <w:spacing w:line="360" w:lineRule="auto"/>
        <w:ind w:firstLine="480" w:firstLineChars="200"/>
        <w:rPr>
          <w:rFonts w:ascii="宋体" w:hAnsi="宋体"/>
          <w:sz w:val="24"/>
        </w:rPr>
      </w:pPr>
    </w:p>
    <w:p>
      <w:pPr>
        <w:spacing w:line="360" w:lineRule="auto"/>
        <w:ind w:firstLine="480" w:firstLineChars="200"/>
        <w:rPr>
          <w:rFonts w:ascii="宋体" w:hAnsi="宋体"/>
          <w:sz w:val="24"/>
        </w:rPr>
      </w:pP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outlineLvl w:val="0"/>
        <w:rPr>
          <w:rFonts w:ascii="宋体" w:hAnsi="宋体" w:cs="宋体"/>
          <w:b/>
          <w:bCs/>
          <w:sz w:val="28"/>
          <w:szCs w:val="28"/>
        </w:rPr>
      </w:pPr>
      <w:bookmarkStart w:id="36" w:name="_Toc42"/>
      <w:r>
        <w:rPr>
          <w:rFonts w:eastAsia="黑体"/>
          <w:b/>
          <w:bCs/>
          <w:sz w:val="28"/>
          <w:szCs w:val="28"/>
        </w:rPr>
        <w:t>3</w:t>
      </w:r>
      <w:r>
        <w:rPr>
          <w:rFonts w:hint="eastAsia" w:ascii="黑体" w:hAnsi="黑体" w:eastAsia="黑体" w:cs="黑体"/>
          <w:b/>
          <w:bCs/>
          <w:sz w:val="28"/>
          <w:szCs w:val="28"/>
        </w:rPr>
        <w:t xml:space="preserve"> </w:t>
      </w:r>
      <w:r>
        <w:rPr>
          <w:rFonts w:hint="eastAsia" w:ascii="宋体" w:hAnsi="宋体" w:cs="宋体"/>
          <w:b/>
          <w:bCs/>
          <w:sz w:val="28"/>
          <w:szCs w:val="28"/>
        </w:rPr>
        <w:t>智能教室管理系统的硬件设计与实现</w:t>
      </w:r>
      <w:bookmarkEnd w:id="36"/>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outlineLvl w:val="1"/>
        <w:rPr>
          <w:rFonts w:ascii="PingFangSC-Regular" w:hAnsi="PingFangSC-Regular" w:eastAsia="PingFangSC-Regular"/>
          <w:b/>
          <w:bCs/>
          <w:sz w:val="24"/>
        </w:rPr>
      </w:pPr>
      <w:bookmarkStart w:id="37" w:name="_Toc15882"/>
      <w:r>
        <w:rPr>
          <w:rFonts w:eastAsia="PingFangSC-Regular"/>
          <w:b/>
          <w:bCs/>
          <w:sz w:val="24"/>
        </w:rPr>
        <w:t>3.1</w:t>
      </w:r>
      <w:r>
        <w:rPr>
          <w:rFonts w:hint="eastAsia" w:ascii="PingFangSC-Regular" w:hAnsi="PingFangSC-Regular" w:eastAsia="PingFangSC-Regular"/>
          <w:b/>
          <w:bCs/>
          <w:sz w:val="24"/>
        </w:rPr>
        <w:t xml:space="preserve"> </w:t>
      </w:r>
      <w:r>
        <w:rPr>
          <w:rFonts w:hint="eastAsia" w:ascii="宋体" w:hAnsi="宋体"/>
          <w:b/>
          <w:bCs/>
          <w:sz w:val="24"/>
        </w:rPr>
        <w:t>网关硬件设计架构</w:t>
      </w:r>
      <w:bookmarkEnd w:id="37"/>
    </w:p>
    <w:p>
      <w:pPr>
        <w:spacing w:line="360" w:lineRule="auto"/>
        <w:ind w:firstLine="480" w:firstLineChars="200"/>
        <w:rPr>
          <w:rFonts w:ascii="宋体" w:hAnsi="宋体"/>
          <w:sz w:val="24"/>
        </w:rPr>
      </w:pPr>
      <w:r>
        <w:rPr>
          <w:rFonts w:hint="eastAsia" w:ascii="宋体" w:hAnsi="宋体"/>
          <w:sz w:val="24"/>
        </w:rPr>
        <w:t>系统中所用到的网关是在京胜物联网仿真平台的</w:t>
      </w:r>
      <w:r>
        <w:rPr>
          <w:sz w:val="24"/>
        </w:rPr>
        <w:t>FriendlyARM</w:t>
      </w:r>
      <w:r>
        <w:rPr>
          <w:rFonts w:hint="eastAsia" w:ascii="宋体" w:hAnsi="宋体"/>
          <w:sz w:val="24"/>
        </w:rPr>
        <w:t>网关，如下图</w:t>
      </w:r>
      <w:r>
        <w:rPr>
          <w:sz w:val="24"/>
        </w:rPr>
        <w:t>3-1</w:t>
      </w:r>
      <w:r>
        <w:rPr>
          <w:rFonts w:hint="eastAsia" w:ascii="宋体" w:hAnsi="宋体"/>
          <w:sz w:val="24"/>
        </w:rPr>
        <w:t>所示：</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rPr>
      </w:pPr>
    </w:p>
    <w:p>
      <w:pPr>
        <w:jc w:val="center"/>
        <w:rPr>
          <w:rFonts w:ascii="宋体" w:hAnsi="宋体"/>
          <w:kern w:val="0"/>
          <w:sz w:val="24"/>
        </w:rPr>
      </w:pPr>
      <w:r>
        <w:rPr>
          <w:rFonts w:ascii="宋体" w:hAnsi="宋体"/>
          <w:kern w:val="0"/>
          <w:sz w:val="24"/>
        </w:rPr>
        <w:fldChar w:fldCharType="begin"/>
      </w:r>
      <w:r>
        <w:rPr>
          <w:rFonts w:hint="eastAsia" w:ascii="宋体" w:hAnsi="宋体"/>
          <w:kern w:val="0"/>
          <w:sz w:val="24"/>
        </w:rPr>
        <w:instrText xml:space="preserve">INCLUDEPICTURE \d "C:\\Users\\wait\\AppData\\Roaming\\Tencent\\Users\\374408085\\QQ\\WinTemp\\RichOle\\~S{9U0H@%F$@3MAQ$SWOBES.png" \* MERGEFORMATINET </w:instrText>
      </w:r>
      <w:r>
        <w:rPr>
          <w:rFonts w:ascii="宋体" w:hAnsi="宋体"/>
          <w:kern w:val="0"/>
          <w:sz w:val="24"/>
        </w:rPr>
        <w:fldChar w:fldCharType="separate"/>
      </w:r>
      <w:r>
        <w:rPr>
          <w:rFonts w:ascii="宋体" w:hAnsi="宋体"/>
          <w:kern w:val="0"/>
          <w:sz w:val="24"/>
        </w:rPr>
        <w:drawing>
          <wp:inline distT="0" distB="0" distL="114300" distR="114300">
            <wp:extent cx="3581400" cy="2694305"/>
            <wp:effectExtent l="0" t="0" r="0" b="127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6"/>
                    <a:stretch>
                      <a:fillRect/>
                    </a:stretch>
                  </pic:blipFill>
                  <pic:spPr>
                    <a:xfrm>
                      <a:off x="0" y="0"/>
                      <a:ext cx="3581400" cy="2694305"/>
                    </a:xfrm>
                    <a:prstGeom prst="rect">
                      <a:avLst/>
                    </a:prstGeom>
                    <a:noFill/>
                    <a:ln>
                      <a:noFill/>
                    </a:ln>
                  </pic:spPr>
                </pic:pic>
              </a:graphicData>
            </a:graphic>
          </wp:inline>
        </w:drawing>
      </w:r>
      <w:r>
        <w:rPr>
          <w:rFonts w:ascii="宋体" w:hAnsi="宋体"/>
          <w:kern w:val="0"/>
          <w:sz w:val="24"/>
        </w:rPr>
        <w:fldChar w:fldCharType="end"/>
      </w:r>
    </w:p>
    <w:p>
      <w:pPr>
        <w:spacing w:line="360" w:lineRule="auto"/>
        <w:jc w:val="center"/>
        <w:rPr>
          <w:rFonts w:ascii="PingFangSC-Regular" w:hAnsi="PingFangSC-Regular" w:eastAsia="PingFangSC-Regular"/>
          <w:sz w:val="24"/>
        </w:rPr>
      </w:pPr>
      <w:r>
        <w:rPr>
          <w:rFonts w:hint="eastAsia" w:ascii="黑体" w:hAnsi="黑体" w:eastAsia="黑体" w:cs="黑体"/>
          <w:b/>
          <w:kern w:val="0"/>
        </w:rPr>
        <w:t>图3-1 FriendlyARM网关</w:t>
      </w:r>
    </w:p>
    <w:p>
      <w:pPr>
        <w:spacing w:line="360" w:lineRule="auto"/>
        <w:ind w:firstLine="480" w:firstLineChars="200"/>
        <w:rPr>
          <w:rFonts w:ascii="宋体" w:hAnsi="宋体"/>
          <w:sz w:val="24"/>
        </w:rPr>
      </w:pPr>
      <w:r>
        <w:rPr>
          <w:rFonts w:hint="eastAsia" w:ascii="宋体" w:hAnsi="宋体"/>
          <w:sz w:val="24"/>
        </w:rPr>
        <w:t>这里的</w:t>
      </w:r>
      <w:r>
        <w:rPr>
          <w:sz w:val="24"/>
        </w:rPr>
        <w:t>FriendlyARM</w:t>
      </w:r>
      <w:r>
        <w:rPr>
          <w:rFonts w:hint="eastAsia" w:ascii="宋体" w:hAnsi="宋体"/>
          <w:sz w:val="24"/>
        </w:rPr>
        <w:t>网关是由嵌入式计算机系统和执行设备组成，嵌入式计算机系统是该嵌入式系统的核心，它由硬件层，中间层，软件层以及功能层组成。此嵌入式网关是为实现规定的功能而设计的,其总体结构可以简化成硬件层和软件层。硬件层是由高性能的微处理器和外围接口电路组成,而软件层由实时操作系统和在它上面运行的软件所构成。这里网关的主要功能是进行以太网数据报文与</w:t>
      </w:r>
      <w:r>
        <w:rPr>
          <w:rFonts w:hint="default" w:ascii="Times New Roman" w:hAnsi="Times New Roman" w:cs="Times New Roman"/>
          <w:sz w:val="24"/>
        </w:rPr>
        <w:t>CAN</w:t>
      </w:r>
      <w:r>
        <w:rPr>
          <w:rFonts w:hint="eastAsia" w:ascii="宋体" w:hAnsi="宋体"/>
          <w:sz w:val="24"/>
        </w:rPr>
        <w:t>数据帧之间的协议转换，从而实现以太网与CAN总线的互联。系统的硬件组成包括CAN总线接口设计和以太网接口设计，如图</w:t>
      </w:r>
      <w:r>
        <w:rPr>
          <w:rFonts w:hint="default" w:ascii="Times New Roman" w:hAnsi="Times New Roman" w:cs="Times New Roman"/>
          <w:sz w:val="24"/>
        </w:rPr>
        <w:t>3-2</w:t>
      </w:r>
      <w:r>
        <w:rPr>
          <w:rFonts w:hint="eastAsia" w:ascii="宋体" w:hAnsi="宋体"/>
          <w:sz w:val="24"/>
        </w:rPr>
        <w:t>所示；</w:t>
      </w:r>
    </w:p>
    <w:p>
      <w:pPr>
        <w:widowControl/>
        <w:jc w:val="center"/>
        <w:rPr>
          <w:rFonts w:ascii="宋体" w:hAnsi="宋体"/>
          <w:kern w:val="0"/>
          <w:sz w:val="24"/>
        </w:rPr>
      </w:pPr>
      <w:r>
        <w:rPr>
          <w:rFonts w:ascii="宋体" w:hAnsi="宋体" w:cs="宋体"/>
          <w:kern w:val="0"/>
          <w:sz w:val="24"/>
          <w:szCs w:val="24"/>
        </w:rPr>
        <w:drawing>
          <wp:inline distT="0" distB="0" distL="114300" distR="114300">
            <wp:extent cx="5400040" cy="1636395"/>
            <wp:effectExtent l="0" t="0" r="635" b="1905"/>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17"/>
                    <a:stretch>
                      <a:fillRect/>
                    </a:stretch>
                  </pic:blipFill>
                  <pic:spPr>
                    <a:xfrm>
                      <a:off x="0" y="0"/>
                      <a:ext cx="5400040" cy="1636395"/>
                    </a:xfrm>
                    <a:prstGeom prst="rect">
                      <a:avLst/>
                    </a:prstGeom>
                    <a:noFill/>
                    <a:ln w="9525">
                      <a:noFill/>
                    </a:ln>
                  </pic:spPr>
                </pic:pic>
              </a:graphicData>
            </a:graphic>
          </wp:inline>
        </w:drawing>
      </w:r>
    </w:p>
    <w:p>
      <w:pPr>
        <w:spacing w:line="360" w:lineRule="auto"/>
        <w:jc w:val="center"/>
        <w:rPr>
          <w:rFonts w:hint="eastAsia" w:ascii="黑体" w:hAnsi="黑体" w:eastAsia="黑体" w:cs="黑体"/>
          <w:b/>
          <w:kern w:val="0"/>
        </w:rPr>
      </w:pPr>
      <w:r>
        <w:rPr>
          <w:rFonts w:hint="eastAsia" w:ascii="黑体" w:hAnsi="黑体" w:eastAsia="黑体" w:cs="黑体"/>
          <w:b/>
          <w:kern w:val="0"/>
        </w:rPr>
        <w:t>图3-2 网关接口原理图</w:t>
      </w:r>
    </w:p>
    <w:p>
      <w:pPr>
        <w:rPr>
          <w:rFonts w:ascii="宋体" w:hAnsi="宋体"/>
          <w:kern w:val="0"/>
          <w:sz w:val="24"/>
        </w:rPr>
      </w:pPr>
    </w:p>
    <w:p>
      <w:pPr>
        <w:spacing w:line="360" w:lineRule="auto"/>
        <w:ind w:firstLine="480" w:firstLineChars="200"/>
        <w:rPr>
          <w:rFonts w:ascii="宋体" w:hAnsi="宋体"/>
          <w:sz w:val="24"/>
        </w:rPr>
      </w:pPr>
      <w:r>
        <w:rPr>
          <w:rFonts w:hint="eastAsia" w:ascii="宋体" w:hAnsi="宋体"/>
          <w:sz w:val="24"/>
        </w:rPr>
        <w:t>因为系统所用的网关为虚拟网关，这里为了解释网关的接口原理，假设网关使用的是</w:t>
      </w:r>
      <w:r>
        <w:rPr>
          <w:sz w:val="24"/>
        </w:rPr>
        <w:t>S3C2410</w:t>
      </w:r>
      <w:r>
        <w:rPr>
          <w:rFonts w:hint="eastAsia" w:ascii="宋体" w:hAnsi="宋体"/>
          <w:sz w:val="24"/>
        </w:rPr>
        <w:t>这款嵌入式的处理器，这里网关设计将</w:t>
      </w:r>
      <w:r>
        <w:rPr>
          <w:rFonts w:hint="eastAsia"/>
          <w:sz w:val="24"/>
          <w:szCs w:val="22"/>
        </w:rPr>
        <w:t>MCP2510</w:t>
      </w:r>
      <w:r>
        <w:rPr>
          <w:rFonts w:hint="eastAsia" w:ascii="宋体" w:hAnsi="宋体"/>
          <w:sz w:val="24"/>
        </w:rPr>
        <w:t>从设备连接到</w:t>
      </w:r>
      <w:r>
        <w:rPr>
          <w:rFonts w:hint="eastAsia"/>
          <w:sz w:val="24"/>
          <w:szCs w:val="22"/>
        </w:rPr>
        <w:t>S3C2410</w:t>
      </w:r>
      <w:r>
        <w:rPr>
          <w:rFonts w:hint="eastAsia" w:ascii="宋体" w:hAnsi="宋体"/>
          <w:sz w:val="24"/>
        </w:rPr>
        <w:t>中，</w:t>
      </w:r>
      <w:r>
        <w:rPr>
          <w:rFonts w:hint="eastAsia"/>
          <w:sz w:val="24"/>
          <w:szCs w:val="22"/>
        </w:rPr>
        <w:t>TJA1050</w:t>
      </w:r>
      <w:r>
        <w:rPr>
          <w:rFonts w:hint="eastAsia" w:ascii="宋体" w:hAnsi="宋体"/>
          <w:sz w:val="24"/>
        </w:rPr>
        <w:t>是总收发器，它是</w:t>
      </w:r>
      <w:r>
        <w:rPr>
          <w:rFonts w:hint="eastAsia"/>
          <w:sz w:val="24"/>
          <w:szCs w:val="22"/>
        </w:rPr>
        <w:t>CAN</w:t>
      </w:r>
      <w:r>
        <w:rPr>
          <w:rFonts w:hint="eastAsia" w:ascii="宋体" w:hAnsi="宋体"/>
          <w:sz w:val="24"/>
        </w:rPr>
        <w:t>控制器和物理总线中间的一个接口芯片，作用是增强总线的驱动能力。以太网的接口电路是在</w:t>
      </w:r>
      <w:r>
        <w:rPr>
          <w:rFonts w:hint="eastAsia"/>
          <w:sz w:val="24"/>
          <w:szCs w:val="22"/>
        </w:rPr>
        <w:t>S3C2410</w:t>
      </w:r>
      <w:r>
        <w:rPr>
          <w:rFonts w:hint="eastAsia" w:ascii="宋体" w:hAnsi="宋体"/>
          <w:sz w:val="24"/>
        </w:rPr>
        <w:t>上扩展网络的接口芯片</w:t>
      </w:r>
      <w:r>
        <w:rPr>
          <w:rFonts w:hint="eastAsia"/>
          <w:sz w:val="24"/>
          <w:szCs w:val="22"/>
        </w:rPr>
        <w:t>RTL8019AS</w:t>
      </w:r>
      <w:r>
        <w:rPr>
          <w:rFonts w:hint="eastAsia" w:ascii="宋体" w:hAnsi="宋体"/>
          <w:sz w:val="24"/>
        </w:rPr>
        <w:t>，它是一种基于</w:t>
      </w:r>
      <w:r>
        <w:rPr>
          <w:rFonts w:hint="eastAsia"/>
          <w:sz w:val="24"/>
          <w:szCs w:val="22"/>
        </w:rPr>
        <w:t>ISA</w:t>
      </w:r>
      <w:r>
        <w:rPr>
          <w:rFonts w:hint="eastAsia" w:ascii="宋体" w:hAnsi="宋体"/>
          <w:sz w:val="24"/>
        </w:rPr>
        <w:t>总线的高度集成的以太网控制器。</w:t>
      </w:r>
      <w:r>
        <w:rPr>
          <w:rFonts w:hint="eastAsia"/>
          <w:sz w:val="24"/>
          <w:szCs w:val="22"/>
        </w:rPr>
        <w:t>RTL8019AS</w:t>
      </w:r>
      <w:r>
        <w:rPr>
          <w:rFonts w:hint="eastAsia" w:ascii="宋体" w:hAnsi="宋体"/>
          <w:sz w:val="24"/>
        </w:rPr>
        <w:t>和主处理器一共有</w:t>
      </w:r>
      <w:r>
        <w:rPr>
          <w:rFonts w:hint="eastAsia"/>
          <w:sz w:val="24"/>
          <w:szCs w:val="22"/>
        </w:rPr>
        <w:t>3</w:t>
      </w:r>
      <w:r>
        <w:rPr>
          <w:rFonts w:hint="eastAsia" w:ascii="宋体" w:hAnsi="宋体"/>
          <w:sz w:val="24"/>
        </w:rPr>
        <w:t>种接口模式，它们分别是跳线模式(</w:t>
      </w:r>
      <w:r>
        <w:rPr>
          <w:rFonts w:hint="eastAsia"/>
          <w:sz w:val="24"/>
          <w:szCs w:val="22"/>
        </w:rPr>
        <w:t>Jumper</w:t>
      </w:r>
      <w:r>
        <w:rPr>
          <w:rFonts w:hint="eastAsia" w:ascii="宋体" w:hAnsi="宋体"/>
          <w:sz w:val="24"/>
        </w:rPr>
        <w:t>)，即插即用模式(</w:t>
      </w:r>
      <w:r>
        <w:rPr>
          <w:rFonts w:hint="eastAsia"/>
          <w:sz w:val="24"/>
          <w:szCs w:val="22"/>
        </w:rPr>
        <w:t>PnP</w:t>
      </w:r>
      <w:r>
        <w:rPr>
          <w:rFonts w:hint="eastAsia" w:ascii="宋体" w:hAnsi="宋体"/>
          <w:sz w:val="24"/>
        </w:rPr>
        <w:t>)和免跳线模式(</w:t>
      </w:r>
      <w:r>
        <w:rPr>
          <w:sz w:val="24"/>
          <w:szCs w:val="22"/>
        </w:rPr>
        <w:t>Jumperless</w:t>
      </w:r>
      <w:r>
        <w:rPr>
          <w:rFonts w:hint="eastAsia" w:ascii="宋体" w:hAnsi="宋体"/>
          <w:sz w:val="24"/>
        </w:rPr>
        <w:t>)。这里嵌入式系统采用的是常见的跳线模式来选择</w:t>
      </w:r>
      <w:r>
        <w:rPr>
          <w:rFonts w:hint="default" w:ascii="Times New Roman" w:hAnsi="Times New Roman" w:cs="Times New Roman"/>
          <w:sz w:val="24"/>
          <w:szCs w:val="22"/>
        </w:rPr>
        <w:t>I／O</w:t>
      </w:r>
      <w:r>
        <w:rPr>
          <w:rFonts w:hint="eastAsia" w:ascii="宋体" w:hAnsi="宋体"/>
          <w:sz w:val="24"/>
        </w:rPr>
        <w:t>端口和中断。</w:t>
      </w: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outlineLvl w:val="1"/>
        <w:rPr>
          <w:rFonts w:ascii="PingFangSC-Regular" w:hAnsi="PingFangSC-Regular" w:eastAsia="PingFangSC-Regular"/>
          <w:b/>
          <w:bCs/>
          <w:sz w:val="24"/>
        </w:rPr>
      </w:pPr>
      <w:bookmarkStart w:id="38" w:name="_Toc19345"/>
      <w:r>
        <w:rPr>
          <w:rFonts w:eastAsia="PingFangSC-Regular"/>
          <w:b/>
          <w:bCs/>
          <w:sz w:val="24"/>
        </w:rPr>
        <w:t>3.2</w:t>
      </w:r>
      <w:r>
        <w:rPr>
          <w:rFonts w:hint="eastAsia" w:ascii="PingFangSC-Regular" w:hAnsi="PingFangSC-Regular" w:eastAsia="PingFangSC-Regular"/>
          <w:b/>
          <w:bCs/>
          <w:sz w:val="24"/>
        </w:rPr>
        <w:t xml:space="preserve"> </w:t>
      </w:r>
      <w:r>
        <w:rPr>
          <w:rFonts w:hint="eastAsia" w:ascii="宋体" w:hAnsi="宋体" w:cs="宋体"/>
          <w:b/>
          <w:bCs/>
          <w:sz w:val="24"/>
        </w:rPr>
        <w:t>传感器模块</w:t>
      </w:r>
      <w:bookmarkEnd w:id="38"/>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360" w:lineRule="auto"/>
        <w:ind w:firstLine="480" w:firstLineChars="200"/>
        <w:jc w:val="left"/>
        <w:textAlignment w:val="auto"/>
        <w:rPr>
          <w:rFonts w:ascii="PingFangSC-Regular" w:hAnsi="PingFangSC-Regular" w:eastAsia="PingFangSC-Regular"/>
          <w:sz w:val="24"/>
        </w:rPr>
      </w:pPr>
      <w:r>
        <w:rPr>
          <w:rFonts w:hint="eastAsia" w:ascii="宋体" w:hAnsi="宋体"/>
          <w:sz w:val="24"/>
          <w:szCs w:val="22"/>
        </w:rPr>
        <w:t>系统的传感器模块所涉及的主要是三种传感器，它们分别是烟雾传感器、光敏电阻传感器和温湿度传感器。</w:t>
      </w:r>
      <w:r>
        <w:rPr>
          <w:rFonts w:hint="eastAsia" w:ascii="PingFangSC-Regular" w:hAnsi="PingFangSC-Regular" w:eastAsia="PingFangSC-Regular"/>
          <w:sz w:val="24"/>
        </w:rPr>
        <w:tab/>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PingFangSC-Regular" w:hAnsi="PingFangSC-Regular" w:eastAsia="PingFangSC-Regular"/>
          <w:sz w:val="24"/>
        </w:rPr>
      </w:pPr>
      <w:r>
        <w:rPr>
          <w:rFonts w:hint="eastAsia" w:ascii="PingFangSC-Regular" w:hAnsi="PingFangSC-Regular" w:eastAsia="PingFangSC-Regular"/>
          <w:sz w:val="24"/>
        </w:rPr>
        <w:t>（1）</w:t>
      </w:r>
      <w:r>
        <w:rPr>
          <w:rFonts w:hint="eastAsia" w:ascii="宋体" w:hAnsi="宋体"/>
          <w:sz w:val="24"/>
          <w:szCs w:val="22"/>
        </w:rPr>
        <w:t>烟雾传感器</w:t>
      </w: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360" w:lineRule="auto"/>
        <w:ind w:firstLine="480" w:firstLineChars="200"/>
        <w:jc w:val="left"/>
        <w:textAlignment w:val="auto"/>
        <w:rPr>
          <w:rFonts w:ascii="宋体" w:hAnsi="宋体"/>
          <w:sz w:val="24"/>
          <w:szCs w:val="22"/>
        </w:rPr>
      </w:pPr>
      <w:r>
        <w:rPr>
          <w:rFonts w:hint="eastAsia" w:ascii="宋体" w:hAnsi="宋体"/>
          <w:sz w:val="24"/>
          <w:szCs w:val="22"/>
        </w:rPr>
        <w:t>烟雾传感器是通过检测烟雾浓度来实现对意外火灾的防范，它的内部采用离子式烟雾传感，这种离子式烟雾传感器是一种工作稳定、较为先进的传感器，它是一种广泛运用于各种</w:t>
      </w:r>
      <w:r>
        <w:fldChar w:fldCharType="begin"/>
      </w:r>
      <w:r>
        <w:instrText xml:space="preserve"> HYPERLINK "https://baike.baidu.com/item/%E6%B6%88%E9%98%B2%E6%8A%A5%E8%AD%A6%E7%B3%BB%E7%BB%9F/10801558" \t "https://baike.baidu.com/item/%E7%83%9F%E9%9B%BE%E4%BC%A0%E6%84%9F%E5%99%A8/_blank" </w:instrText>
      </w:r>
      <w:r>
        <w:fldChar w:fldCharType="separate"/>
      </w:r>
      <w:r>
        <w:rPr>
          <w:rFonts w:hint="eastAsia" w:ascii="宋体" w:hAnsi="宋体"/>
          <w:sz w:val="24"/>
          <w:szCs w:val="22"/>
        </w:rPr>
        <w:t>消防报警系统</w:t>
      </w:r>
      <w:r>
        <w:rPr>
          <w:rFonts w:hint="eastAsia" w:ascii="宋体" w:hAnsi="宋体"/>
          <w:sz w:val="24"/>
          <w:szCs w:val="22"/>
        </w:rPr>
        <w:fldChar w:fldCharType="end"/>
      </w:r>
      <w:r>
        <w:rPr>
          <w:rFonts w:hint="eastAsia" w:ascii="宋体" w:hAnsi="宋体"/>
          <w:sz w:val="24"/>
          <w:szCs w:val="22"/>
        </w:rPr>
        <w:t>中并且性能远远优于气敏类电阻的火灾报警器。</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sz w:val="24"/>
          <w:szCs w:val="22"/>
        </w:rPr>
      </w:pPr>
      <w:r>
        <w:rPr>
          <w:rFonts w:hint="eastAsia" w:ascii="PingFangSC-Regular" w:hAnsi="PingFangSC-Regular" w:eastAsia="PingFangSC-Regular"/>
          <w:sz w:val="24"/>
        </w:rPr>
        <w:tab/>
      </w:r>
      <w:r>
        <w:rPr>
          <w:rFonts w:hint="eastAsia" w:ascii="宋体" w:hAnsi="宋体"/>
          <w:sz w:val="24"/>
          <w:szCs w:val="22"/>
        </w:rPr>
        <w:t>离子式烟雾传感器在内外电离室内有放射源镅</w:t>
      </w:r>
      <w:r>
        <w:rPr>
          <w:rFonts w:eastAsia="PingFangSC-Regular"/>
          <w:sz w:val="24"/>
        </w:rPr>
        <w:t>241</w:t>
      </w:r>
      <w:r>
        <w:rPr>
          <w:rFonts w:hint="eastAsia" w:ascii="宋体" w:hAnsi="宋体"/>
          <w:sz w:val="24"/>
          <w:szCs w:val="22"/>
        </w:rPr>
        <w:t>，电离产生有正离子与负离子，在电场作用下，这两种离子各自向正负两个电极进行移动。在一般情况下，内外电离室的电流和电压都是稳定的，如果有烟雾分子窜逃外电离室，带电粒子就会受到干扰，电流和电压就会随之改变，内外电离室之间的平衡就会遭到破坏，然后无线发射器发出报警信号，通知接收信号的主机，最终将报警信息传递出去。</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PingFangSC-Regular" w:hAnsi="PingFangSC-Regular" w:eastAsia="PingFangSC-Regular"/>
          <w:sz w:val="24"/>
        </w:rPr>
      </w:pPr>
      <w:r>
        <w:rPr>
          <w:rFonts w:hint="eastAsia" w:ascii="宋体" w:hAnsi="宋体"/>
          <w:sz w:val="24"/>
          <w:szCs w:val="22"/>
        </w:rPr>
        <w:t>这一类的探测器会产生由不带电离子经电离后形成一种带电离子，所以称它为离子型烟雾探测器。电极之间的空气受直流电压影响，借助辐射源的辐射形成离子，从而产生电流。烟雾的粒子在附着离子后，电信号减弱，且此信号变化与烟雾粒子数量呈比例关系。所以离子探测器适用于开放性火灾的探测，适用于教室环境的火灾检测。图</w:t>
      </w:r>
      <w:r>
        <w:rPr>
          <w:rFonts w:eastAsia="PingFangSC-Regular"/>
          <w:sz w:val="24"/>
        </w:rPr>
        <w:t>3-3</w:t>
      </w:r>
      <w:r>
        <w:rPr>
          <w:rFonts w:hint="eastAsia" w:ascii="宋体" w:hAnsi="宋体" w:cs="宋体"/>
          <w:sz w:val="24"/>
        </w:rPr>
        <w:t>为烟雾传感器的仿真模型图，它包含</w:t>
      </w:r>
      <w:r>
        <w:rPr>
          <w:sz w:val="24"/>
        </w:rPr>
        <w:t>Zigbee</w:t>
      </w:r>
      <w:r>
        <w:rPr>
          <w:rFonts w:hint="eastAsia" w:ascii="宋体" w:hAnsi="宋体" w:cs="宋体"/>
          <w:sz w:val="24"/>
        </w:rPr>
        <w:t>模块、</w:t>
      </w:r>
      <w:r>
        <w:rPr>
          <w:sz w:val="24"/>
        </w:rPr>
        <w:t>CC2430</w:t>
      </w:r>
      <w:r>
        <w:rPr>
          <w:rFonts w:hint="eastAsia" w:ascii="宋体" w:hAnsi="宋体" w:cs="宋体"/>
          <w:sz w:val="24"/>
        </w:rPr>
        <w:t>芯片和烟雾探头等元件。</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firstLine="480"/>
        <w:jc w:val="left"/>
        <w:rPr>
          <w:rFonts w:ascii="PingFangSC-Regular" w:hAnsi="PingFangSC-Regular" w:eastAsia="PingFangSC-Regular"/>
          <w:sz w:val="24"/>
        </w:rPr>
      </w:pPr>
    </w:p>
    <w:p>
      <w:pPr>
        <w:jc w:val="center"/>
        <w:rPr>
          <w:rFonts w:ascii="宋体" w:hAnsi="宋体"/>
          <w:kern w:val="0"/>
          <w:sz w:val="24"/>
        </w:rPr>
      </w:pPr>
      <w:r>
        <w:rPr>
          <w:rFonts w:ascii="宋体" w:hAnsi="宋体"/>
          <w:kern w:val="0"/>
          <w:sz w:val="24"/>
        </w:rPr>
        <w:fldChar w:fldCharType="begin"/>
      </w:r>
      <w:r>
        <w:rPr>
          <w:rFonts w:hint="eastAsia" w:ascii="宋体" w:hAnsi="宋体"/>
          <w:kern w:val="0"/>
          <w:sz w:val="24"/>
        </w:rPr>
        <w:instrText xml:space="preserve">INCLUDEPICTURE \d "C:\\Users\\wait\\AppData\\Roaming\\Tencent\\Users\\374408085\\QQ\\WinTemp\\RichOle\\HZBWLDR`WZ0ULM13WO40OVK.png" \* MERGEFORMATINET </w:instrText>
      </w:r>
      <w:r>
        <w:rPr>
          <w:rFonts w:ascii="宋体" w:hAnsi="宋体"/>
          <w:kern w:val="0"/>
          <w:sz w:val="24"/>
        </w:rPr>
        <w:fldChar w:fldCharType="separate"/>
      </w:r>
      <w:r>
        <w:rPr>
          <w:rFonts w:ascii="宋体" w:hAnsi="宋体"/>
          <w:kern w:val="0"/>
          <w:sz w:val="24"/>
        </w:rPr>
        <w:drawing>
          <wp:inline distT="0" distB="0" distL="114300" distR="114300">
            <wp:extent cx="2934970" cy="2287905"/>
            <wp:effectExtent l="0" t="0" r="8255" b="7620"/>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18"/>
                    <a:stretch>
                      <a:fillRect/>
                    </a:stretch>
                  </pic:blipFill>
                  <pic:spPr>
                    <a:xfrm>
                      <a:off x="0" y="0"/>
                      <a:ext cx="2934970" cy="2287905"/>
                    </a:xfrm>
                    <a:prstGeom prst="rect">
                      <a:avLst/>
                    </a:prstGeom>
                    <a:noFill/>
                    <a:ln>
                      <a:noFill/>
                    </a:ln>
                  </pic:spPr>
                </pic:pic>
              </a:graphicData>
            </a:graphic>
          </wp:inline>
        </w:drawing>
      </w:r>
      <w:r>
        <w:rPr>
          <w:rFonts w:ascii="宋体" w:hAnsi="宋体"/>
          <w:kern w:val="0"/>
          <w:sz w:val="24"/>
        </w:rPr>
        <w:fldChar w:fldCharType="end"/>
      </w:r>
    </w:p>
    <w:p>
      <w:pPr>
        <w:spacing w:line="360" w:lineRule="auto"/>
        <w:jc w:val="center"/>
        <w:rPr>
          <w:rFonts w:hint="eastAsia" w:ascii="黑体" w:hAnsi="黑体" w:eastAsia="黑体" w:cs="黑体"/>
          <w:b/>
          <w:kern w:val="0"/>
        </w:rPr>
      </w:pPr>
      <w:r>
        <w:rPr>
          <w:rFonts w:hint="eastAsia" w:ascii="黑体" w:hAnsi="黑体" w:eastAsia="黑体" w:cs="黑体"/>
          <w:b/>
          <w:kern w:val="0"/>
        </w:rPr>
        <w:t>图3-3 烟雾传感器仿真图</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sz w:val="24"/>
          <w:szCs w:val="22"/>
        </w:rPr>
      </w:pPr>
      <w:r>
        <w:rPr>
          <w:rFonts w:hint="eastAsia" w:ascii="PingFangSC-Regular" w:hAnsi="PingFangSC-Regular" w:eastAsia="PingFangSC-Regular"/>
          <w:sz w:val="24"/>
        </w:rPr>
        <w:t>（2）</w:t>
      </w:r>
      <w:r>
        <w:rPr>
          <w:rFonts w:hint="eastAsia" w:ascii="宋体" w:hAnsi="宋体"/>
          <w:sz w:val="24"/>
          <w:szCs w:val="22"/>
        </w:rPr>
        <w:t>光敏电阻传感器</w:t>
      </w: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360" w:lineRule="auto"/>
        <w:ind w:firstLine="480" w:firstLineChars="200"/>
        <w:jc w:val="left"/>
        <w:textAlignment w:val="auto"/>
        <w:rPr>
          <w:rFonts w:ascii="PingFangSC-Regular" w:hAnsi="PingFangSC-Regular" w:eastAsia="PingFangSC-Regular"/>
          <w:sz w:val="24"/>
        </w:rPr>
      </w:pPr>
      <w:r>
        <w:rPr>
          <w:rFonts w:hint="eastAsia" w:ascii="宋体" w:hAnsi="宋体"/>
          <w:sz w:val="24"/>
          <w:szCs w:val="22"/>
        </w:rPr>
        <w:t>光敏传感器是一种利用光敏元件将光信号转变为电信号的传感器，它的光敏感波长在可见光波长的附近，包括红外线波长与紫外线波长。光传感器不仅局限于对光的探测，还可以作为探测元件来组成其他传感器，只要将这些非电量转换为光信号的变化，也能对许多非电量进行检测。光敏传感器里最简单的电子器件就是光敏电阻，它能感应光线的明暗差别，通过输出微弱的电信号和简单电子线路放大处理，可以控制</w:t>
      </w:r>
      <w:r>
        <w:rPr>
          <w:rFonts w:eastAsia="PingFangSC-Regular"/>
          <w:sz w:val="24"/>
        </w:rPr>
        <w:t>LED</w:t>
      </w:r>
      <w:r>
        <w:rPr>
          <w:rFonts w:hint="eastAsia" w:ascii="宋体" w:hAnsi="宋体"/>
          <w:sz w:val="24"/>
          <w:szCs w:val="22"/>
        </w:rPr>
        <w:t>灯的自动开关，所以在自动控制、家用电器中得到广泛的应用，同样它也适用于教室环境的光照强度的检测。</w:t>
      </w:r>
      <w:r>
        <w:rPr>
          <w:rFonts w:hint="eastAsia" w:ascii="宋体" w:hAnsi="宋体" w:cs="宋体"/>
          <w:sz w:val="24"/>
        </w:rPr>
        <w:t>下图</w:t>
      </w:r>
      <w:r>
        <w:rPr>
          <w:rFonts w:eastAsia="PingFangSC-Regular"/>
          <w:sz w:val="24"/>
        </w:rPr>
        <w:t>3-4</w:t>
      </w:r>
      <w:r>
        <w:rPr>
          <w:rFonts w:hint="eastAsia" w:ascii="宋体" w:hAnsi="宋体"/>
          <w:sz w:val="24"/>
          <w:szCs w:val="22"/>
        </w:rPr>
        <w:t>是光敏电阻传感器的仿真图，它包含</w:t>
      </w:r>
      <w:r>
        <w:rPr>
          <w:sz w:val="24"/>
          <w:szCs w:val="22"/>
        </w:rPr>
        <w:t>CC2430</w:t>
      </w:r>
      <w:r>
        <w:rPr>
          <w:rFonts w:hint="eastAsia" w:ascii="宋体" w:hAnsi="宋体"/>
          <w:sz w:val="24"/>
          <w:szCs w:val="22"/>
        </w:rPr>
        <w:t>芯片、半导体光敏器件等。</w:t>
      </w:r>
    </w:p>
    <w:p>
      <w:pPr>
        <w:jc w:val="center"/>
        <w:rPr>
          <w:rFonts w:ascii="宋体" w:hAnsi="宋体"/>
          <w:kern w:val="0"/>
          <w:sz w:val="24"/>
        </w:rPr>
      </w:pPr>
      <w:r>
        <w:rPr>
          <w:rFonts w:ascii="宋体" w:hAnsi="宋体"/>
          <w:kern w:val="0"/>
          <w:sz w:val="24"/>
        </w:rPr>
        <w:fldChar w:fldCharType="begin"/>
      </w:r>
      <w:r>
        <w:rPr>
          <w:rFonts w:hint="eastAsia" w:ascii="宋体" w:hAnsi="宋体"/>
          <w:kern w:val="0"/>
          <w:sz w:val="24"/>
        </w:rPr>
        <w:instrText xml:space="preserve">INCLUDEPICTURE \d "C:\\Users\\wait\\AppData\\Roaming\\Tencent\\Users\\374408085\\QQ\\WinTemp\\RichOle\\9Z_QQ(T`}C[YANNS[A@7T}2.png" \* MERGEFORMATINET </w:instrText>
      </w:r>
      <w:r>
        <w:rPr>
          <w:rFonts w:ascii="宋体" w:hAnsi="宋体"/>
          <w:kern w:val="0"/>
          <w:sz w:val="24"/>
        </w:rPr>
        <w:fldChar w:fldCharType="separate"/>
      </w:r>
      <w:r>
        <w:rPr>
          <w:rFonts w:ascii="宋体" w:hAnsi="宋体"/>
          <w:kern w:val="0"/>
          <w:sz w:val="24"/>
        </w:rPr>
        <w:drawing>
          <wp:inline distT="0" distB="0" distL="114300" distR="114300">
            <wp:extent cx="2512695" cy="2512695"/>
            <wp:effectExtent l="0" t="0" r="1905" b="1905"/>
            <wp:docPr id="1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IMG_256"/>
                    <pic:cNvPicPr>
                      <a:picLocks noChangeAspect="1"/>
                    </pic:cNvPicPr>
                  </pic:nvPicPr>
                  <pic:blipFill>
                    <a:blip r:embed="rId19"/>
                    <a:stretch>
                      <a:fillRect/>
                    </a:stretch>
                  </pic:blipFill>
                  <pic:spPr>
                    <a:xfrm>
                      <a:off x="0" y="0"/>
                      <a:ext cx="2512695" cy="2512695"/>
                    </a:xfrm>
                    <a:prstGeom prst="rect">
                      <a:avLst/>
                    </a:prstGeom>
                    <a:noFill/>
                    <a:ln>
                      <a:noFill/>
                    </a:ln>
                  </pic:spPr>
                </pic:pic>
              </a:graphicData>
            </a:graphic>
          </wp:inline>
        </w:drawing>
      </w:r>
      <w:r>
        <w:rPr>
          <w:rFonts w:ascii="宋体" w:hAnsi="宋体"/>
          <w:kern w:val="0"/>
          <w:sz w:val="24"/>
        </w:rPr>
        <w:fldChar w:fldCharType="end"/>
      </w:r>
    </w:p>
    <w:p>
      <w:pPr>
        <w:spacing w:line="360" w:lineRule="auto"/>
        <w:jc w:val="center"/>
        <w:rPr>
          <w:rFonts w:ascii="PingFangSC-Regular" w:hAnsi="PingFangSC-Regular" w:eastAsia="PingFangSC-Regular"/>
          <w:sz w:val="24"/>
        </w:rPr>
      </w:pPr>
      <w:r>
        <w:rPr>
          <w:rFonts w:hint="eastAsia" w:ascii="黑体" w:hAnsi="黑体" w:eastAsia="黑体" w:cs="黑体"/>
          <w:b/>
          <w:kern w:val="0"/>
        </w:rPr>
        <w:t>图3-4 光敏电阻传感器仿真图</w:t>
      </w:r>
      <w:bookmarkStart w:id="39" w:name="注意事项"/>
      <w:bookmarkEnd w:id="39"/>
      <w:bookmarkStart w:id="40" w:name="3"/>
      <w:bookmarkEnd w:id="40"/>
      <w:bookmarkStart w:id="41" w:name="sub698322_3"/>
      <w:bookmarkEnd w:id="41"/>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sz w:val="24"/>
          <w:szCs w:val="22"/>
        </w:rPr>
      </w:pPr>
      <w:r>
        <w:rPr>
          <w:rFonts w:hint="eastAsia" w:ascii="PingFangSC-Regular" w:hAnsi="PingFangSC-Regular" w:eastAsia="PingFangSC-Regular"/>
          <w:sz w:val="24"/>
        </w:rPr>
        <w:t>（3）</w:t>
      </w:r>
      <w:r>
        <w:rPr>
          <w:rFonts w:hint="eastAsia" w:ascii="宋体" w:hAnsi="宋体"/>
          <w:sz w:val="24"/>
          <w:szCs w:val="22"/>
        </w:rPr>
        <w:t>温湿度传感器</w:t>
      </w: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360" w:lineRule="auto"/>
        <w:ind w:firstLine="480" w:firstLineChars="200"/>
        <w:jc w:val="left"/>
        <w:textAlignment w:val="auto"/>
        <w:rPr>
          <w:rFonts w:ascii="宋体" w:hAnsi="宋体"/>
          <w:sz w:val="24"/>
          <w:szCs w:val="22"/>
        </w:rPr>
      </w:pPr>
      <w:r>
        <w:rPr>
          <w:rFonts w:hint="eastAsia" w:ascii="宋体" w:hAnsi="宋体"/>
          <w:sz w:val="24"/>
          <w:szCs w:val="22"/>
        </w:rPr>
        <w:t>温湿度传感器是一种装有湿敏元件和热敏元件，能用来测量温度、湿度的传感器装置。由于温湿度传感器体积小，性能稳定等特点，它被广泛应用在生产生活的各个领域。温湿度传感器很多是以温湿度一体化的探头作为测温元件，采集温湿度信号，经过稳压滤波、非线性校正、</w:t>
      </w:r>
      <w:r>
        <w:rPr>
          <w:sz w:val="24"/>
          <w:szCs w:val="22"/>
        </w:rPr>
        <w:t>V/I</w:t>
      </w:r>
      <w:r>
        <w:rPr>
          <w:rFonts w:hint="eastAsia" w:ascii="宋体" w:hAnsi="宋体"/>
          <w:sz w:val="24"/>
          <w:szCs w:val="22"/>
        </w:rPr>
        <w:t>转换、运算放大、恒流和反向保护等一系列电路处理后，转换为与温湿度呈线性关系的电流信号或电压信号进行输出，它也可以直接通过主控芯片在</w:t>
      </w:r>
      <w:r>
        <w:rPr>
          <w:sz w:val="24"/>
          <w:szCs w:val="22"/>
        </w:rPr>
        <w:t>485</w:t>
      </w:r>
      <w:r>
        <w:rPr>
          <w:rFonts w:hint="eastAsia" w:ascii="宋体" w:hAnsi="宋体"/>
          <w:sz w:val="24"/>
          <w:szCs w:val="22"/>
        </w:rPr>
        <w:t>或</w:t>
      </w:r>
      <w:r>
        <w:rPr>
          <w:sz w:val="24"/>
          <w:szCs w:val="22"/>
        </w:rPr>
        <w:t>232</w:t>
      </w:r>
      <w:r>
        <w:rPr>
          <w:rFonts w:hint="eastAsia" w:ascii="宋体" w:hAnsi="宋体"/>
          <w:sz w:val="24"/>
          <w:szCs w:val="22"/>
        </w:rPr>
        <w:t>等接口输出。下图</w:t>
      </w:r>
      <w:r>
        <w:rPr>
          <w:sz w:val="24"/>
          <w:szCs w:val="22"/>
        </w:rPr>
        <w:t>3-5</w:t>
      </w:r>
      <w:r>
        <w:rPr>
          <w:rFonts w:hint="eastAsia" w:ascii="宋体" w:hAnsi="宋体"/>
          <w:sz w:val="24"/>
          <w:szCs w:val="22"/>
        </w:rPr>
        <w:t>是温湿度传感器的仿真图，温度传感器主要由</w:t>
      </w:r>
      <w:r>
        <w:rPr>
          <w:rFonts w:hint="default" w:ascii="Times New Roman" w:hAnsi="Times New Roman" w:cs="Times New Roman"/>
          <w:sz w:val="24"/>
          <w:szCs w:val="22"/>
        </w:rPr>
        <w:t>CC2430</w:t>
      </w:r>
      <w:r>
        <w:rPr>
          <w:rFonts w:hint="eastAsia" w:ascii="宋体" w:hAnsi="宋体"/>
          <w:sz w:val="24"/>
          <w:szCs w:val="22"/>
        </w:rPr>
        <w:t>芯片、湿敏电容和转换电路组成。</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firstLine="480" w:firstLineChars="200"/>
        <w:jc w:val="left"/>
        <w:rPr>
          <w:rFonts w:ascii="PingFangSC-Regular" w:hAnsi="PingFangSC-Regular" w:eastAsia="PingFangSC-Regular"/>
          <w:sz w:val="24"/>
        </w:rPr>
      </w:pPr>
    </w:p>
    <w:p>
      <w:pPr>
        <w:jc w:val="center"/>
        <w:rPr>
          <w:rFonts w:ascii="宋体" w:hAnsi="宋体"/>
          <w:kern w:val="0"/>
          <w:sz w:val="24"/>
        </w:rPr>
      </w:pPr>
      <w:r>
        <w:rPr>
          <w:rFonts w:ascii="宋体" w:hAnsi="宋体"/>
          <w:kern w:val="0"/>
          <w:sz w:val="24"/>
        </w:rPr>
        <w:fldChar w:fldCharType="begin"/>
      </w:r>
      <w:r>
        <w:rPr>
          <w:rFonts w:hint="eastAsia" w:ascii="宋体" w:hAnsi="宋体"/>
          <w:kern w:val="0"/>
          <w:sz w:val="24"/>
        </w:rPr>
        <w:instrText xml:space="preserve">INCLUDEPICTURE \d "C:\\Users\\wait\\AppData\\Roaming\\Tencent\\Users\\374408085\\QQ\\WinTemp\\RichOle\\LQ)P53S{S8_@%L_HGAS_G@G.png" \* MERGEFORMATINET </w:instrText>
      </w:r>
      <w:r>
        <w:rPr>
          <w:rFonts w:ascii="宋体" w:hAnsi="宋体"/>
          <w:kern w:val="0"/>
          <w:sz w:val="24"/>
        </w:rPr>
        <w:fldChar w:fldCharType="separate"/>
      </w:r>
      <w:r>
        <w:rPr>
          <w:rFonts w:ascii="宋体" w:hAnsi="宋体"/>
          <w:kern w:val="0"/>
          <w:sz w:val="24"/>
        </w:rPr>
        <w:drawing>
          <wp:inline distT="0" distB="0" distL="114300" distR="114300">
            <wp:extent cx="2630170" cy="2623820"/>
            <wp:effectExtent l="0" t="0" r="8255" b="5080"/>
            <wp:docPr id="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IMG_256"/>
                    <pic:cNvPicPr>
                      <a:picLocks noChangeAspect="1"/>
                    </pic:cNvPicPr>
                  </pic:nvPicPr>
                  <pic:blipFill>
                    <a:blip r:embed="rId20"/>
                    <a:stretch>
                      <a:fillRect/>
                    </a:stretch>
                  </pic:blipFill>
                  <pic:spPr>
                    <a:xfrm>
                      <a:off x="0" y="0"/>
                      <a:ext cx="2630170" cy="2623820"/>
                    </a:xfrm>
                    <a:prstGeom prst="rect">
                      <a:avLst/>
                    </a:prstGeom>
                    <a:noFill/>
                    <a:ln>
                      <a:noFill/>
                    </a:ln>
                  </pic:spPr>
                </pic:pic>
              </a:graphicData>
            </a:graphic>
          </wp:inline>
        </w:drawing>
      </w:r>
      <w:r>
        <w:rPr>
          <w:rFonts w:ascii="宋体" w:hAnsi="宋体"/>
          <w:kern w:val="0"/>
          <w:sz w:val="24"/>
        </w:rPr>
        <w:fldChar w:fldCharType="end"/>
      </w:r>
    </w:p>
    <w:p>
      <w:pPr>
        <w:spacing w:line="360" w:lineRule="auto"/>
        <w:jc w:val="center"/>
        <w:rPr>
          <w:rFonts w:hint="eastAsia" w:ascii="黑体" w:hAnsi="黑体" w:eastAsia="黑体" w:cs="黑体"/>
          <w:sz w:val="21"/>
          <w:szCs w:val="21"/>
        </w:rPr>
      </w:pPr>
      <w:r>
        <w:rPr>
          <w:rFonts w:hint="eastAsia" w:ascii="黑体" w:hAnsi="黑体" w:eastAsia="黑体" w:cs="黑体"/>
          <w:b/>
          <w:kern w:val="0"/>
          <w:sz w:val="21"/>
          <w:szCs w:val="21"/>
        </w:rPr>
        <w:t>图3-5 温湿度传感器仿真图</w:t>
      </w: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outlineLvl w:val="1"/>
        <w:rPr>
          <w:rFonts w:ascii="PingFangSC-Regular" w:hAnsi="PingFangSC-Regular" w:eastAsia="PingFangSC-Regular"/>
          <w:b/>
          <w:bCs/>
          <w:sz w:val="24"/>
        </w:rPr>
      </w:pPr>
      <w:bookmarkStart w:id="42" w:name="_Toc11959"/>
      <w:r>
        <w:rPr>
          <w:rFonts w:eastAsia="PingFangSC-Regular"/>
          <w:b/>
          <w:bCs/>
          <w:sz w:val="24"/>
        </w:rPr>
        <w:t>3.3</w:t>
      </w:r>
      <w:r>
        <w:rPr>
          <w:rFonts w:hint="eastAsia" w:ascii="PingFangSC-Regular" w:hAnsi="PingFangSC-Regular" w:eastAsia="PingFangSC-Regular"/>
          <w:b/>
          <w:bCs/>
          <w:sz w:val="24"/>
        </w:rPr>
        <w:t xml:space="preserve"> </w:t>
      </w:r>
      <w:r>
        <w:rPr>
          <w:rFonts w:hint="eastAsia" w:ascii="宋体" w:hAnsi="宋体" w:cs="宋体"/>
          <w:b/>
          <w:bCs/>
          <w:sz w:val="24"/>
        </w:rPr>
        <w:t>调节模块</w:t>
      </w:r>
      <w:bookmarkEnd w:id="42"/>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360" w:lineRule="auto"/>
        <w:ind w:firstLine="480" w:firstLineChars="200"/>
        <w:jc w:val="left"/>
        <w:textAlignment w:val="auto"/>
        <w:rPr>
          <w:rFonts w:ascii="宋体" w:hAnsi="宋体" w:cs="宋体"/>
          <w:sz w:val="24"/>
          <w:szCs w:val="22"/>
        </w:rPr>
      </w:pPr>
      <w:r>
        <w:rPr>
          <w:rFonts w:hint="eastAsia" w:ascii="宋体" w:hAnsi="宋体" w:cs="宋体"/>
          <w:sz w:val="24"/>
          <w:szCs w:val="22"/>
        </w:rPr>
        <w:t>系统所涉及到的调节设备是灭火装置、窗帘、灯和风扇，在环境的温湿度、光照强度和二氧化碳含量不处于正常范围时，对教室的环境进行调控，从而使它的环境参数处于一个正常的阈值范围，起到一个稳定调控的作用。下图</w:t>
      </w:r>
      <w:r>
        <w:rPr>
          <w:sz w:val="24"/>
          <w:szCs w:val="22"/>
        </w:rPr>
        <w:t>3-6</w:t>
      </w:r>
      <w:r>
        <w:rPr>
          <w:rFonts w:hint="eastAsia" w:ascii="宋体" w:hAnsi="宋体" w:cs="宋体"/>
          <w:sz w:val="24"/>
          <w:szCs w:val="22"/>
        </w:rPr>
        <w:t>为调节设备的仿真图，调节设备包括窗帘、风扇、灯和灭火设备。</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rPr>
          <w:rFonts w:ascii="PingFangSC-Regular" w:hAnsi="PingFangSC-Regular" w:eastAsia="PingFangSC-Regular"/>
          <w:sz w:val="24"/>
        </w:rPr>
      </w:pPr>
    </w:p>
    <w:p>
      <w:pPr>
        <w:jc w:val="center"/>
        <w:rPr>
          <w:rFonts w:ascii="宋体" w:hAnsi="宋体"/>
          <w:kern w:val="0"/>
          <w:sz w:val="24"/>
        </w:rPr>
      </w:pPr>
      <w:r>
        <w:rPr>
          <w:rFonts w:ascii="宋体" w:hAnsi="宋体"/>
          <w:kern w:val="0"/>
          <w:sz w:val="24"/>
        </w:rPr>
        <w:fldChar w:fldCharType="begin"/>
      </w:r>
      <w:r>
        <w:rPr>
          <w:rFonts w:hint="eastAsia" w:ascii="宋体" w:hAnsi="宋体"/>
          <w:kern w:val="0"/>
          <w:sz w:val="24"/>
        </w:rPr>
        <w:instrText xml:space="preserve">INCLUDEPICTURE \d "C:\\Users\\wait\\AppData\\Roaming\\Tencent\\Users\\374408085\\QQ\\WinTemp\\RichOle\\UJR$7A%[Q6(KU@VG`K2XII3.png" \* MERGEFORMATINET </w:instrText>
      </w:r>
      <w:r>
        <w:rPr>
          <w:rFonts w:ascii="宋体" w:hAnsi="宋体"/>
          <w:kern w:val="0"/>
          <w:sz w:val="24"/>
        </w:rPr>
        <w:fldChar w:fldCharType="separate"/>
      </w:r>
      <w:r>
        <w:rPr>
          <w:rFonts w:ascii="宋体" w:hAnsi="宋体"/>
          <w:kern w:val="0"/>
          <w:sz w:val="24"/>
        </w:rPr>
        <w:drawing>
          <wp:inline distT="0" distB="0" distL="114300" distR="114300">
            <wp:extent cx="5039995" cy="2874645"/>
            <wp:effectExtent l="0" t="0" r="8255" b="1905"/>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21"/>
                    <a:stretch>
                      <a:fillRect/>
                    </a:stretch>
                  </pic:blipFill>
                  <pic:spPr>
                    <a:xfrm>
                      <a:off x="0" y="0"/>
                      <a:ext cx="5039995" cy="2874645"/>
                    </a:xfrm>
                    <a:prstGeom prst="rect">
                      <a:avLst/>
                    </a:prstGeom>
                    <a:noFill/>
                    <a:ln>
                      <a:noFill/>
                    </a:ln>
                  </pic:spPr>
                </pic:pic>
              </a:graphicData>
            </a:graphic>
          </wp:inline>
        </w:drawing>
      </w:r>
      <w:r>
        <w:rPr>
          <w:rFonts w:ascii="宋体" w:hAnsi="宋体"/>
          <w:kern w:val="0"/>
          <w:sz w:val="24"/>
        </w:rPr>
        <w:fldChar w:fldCharType="end"/>
      </w:r>
    </w:p>
    <w:p>
      <w:pPr>
        <w:spacing w:line="360" w:lineRule="auto"/>
        <w:ind w:firstLine="720"/>
        <w:jc w:val="center"/>
        <w:rPr>
          <w:rFonts w:hint="eastAsia" w:ascii="黑体" w:hAnsi="黑体" w:eastAsia="黑体" w:cs="黑体"/>
          <w:b/>
          <w:kern w:val="0"/>
        </w:rPr>
      </w:pPr>
      <w:r>
        <w:rPr>
          <w:rFonts w:hint="eastAsia" w:ascii="黑体" w:hAnsi="黑体" w:eastAsia="黑体" w:cs="黑体"/>
          <w:b/>
          <w:kern w:val="0"/>
        </w:rPr>
        <w:t>图3-6 调节设备仿真图</w:t>
      </w: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ind w:firstLine="720"/>
        <w:jc w:val="center"/>
        <w:rPr>
          <w:rFonts w:ascii="宋体" w:hAnsi="宋体"/>
          <w:b/>
          <w:kern w:val="0"/>
        </w:rPr>
      </w:pP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outlineLvl w:val="0"/>
        <w:rPr>
          <w:rFonts w:ascii="宋体" w:hAnsi="宋体" w:cs="宋体"/>
          <w:b/>
          <w:bCs/>
          <w:sz w:val="28"/>
          <w:szCs w:val="28"/>
        </w:rPr>
      </w:pPr>
      <w:bookmarkStart w:id="43" w:name="_Toc32386"/>
      <w:r>
        <w:rPr>
          <w:rFonts w:eastAsia="PingFangSC-Regular"/>
          <w:b/>
          <w:bCs/>
          <w:sz w:val="28"/>
          <w:szCs w:val="28"/>
        </w:rPr>
        <w:t>4</w:t>
      </w:r>
      <w:r>
        <w:rPr>
          <w:rFonts w:hint="eastAsia" w:ascii="PingFangSC-Regular" w:hAnsi="PingFangSC-Regular" w:eastAsia="PingFangSC-Regular"/>
          <w:b/>
          <w:bCs/>
          <w:sz w:val="28"/>
          <w:szCs w:val="28"/>
        </w:rPr>
        <w:t xml:space="preserve"> </w:t>
      </w:r>
      <w:r>
        <w:rPr>
          <w:rFonts w:hint="eastAsia" w:ascii="宋体" w:hAnsi="宋体" w:cs="宋体"/>
          <w:b/>
          <w:bCs/>
          <w:sz w:val="28"/>
          <w:szCs w:val="28"/>
        </w:rPr>
        <w:t>智能教室管理系统的软件设计与实现</w:t>
      </w:r>
      <w:bookmarkEnd w:id="43"/>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outlineLvl w:val="1"/>
        <w:rPr>
          <w:rFonts w:ascii="宋体" w:hAnsi="宋体" w:cs="宋体"/>
          <w:b/>
          <w:bCs/>
          <w:sz w:val="28"/>
          <w:szCs w:val="28"/>
        </w:rPr>
      </w:pPr>
      <w:r>
        <w:rPr>
          <w:rFonts w:eastAsia="PingFangSC-Regular"/>
          <w:b/>
          <w:bCs/>
          <w:sz w:val="24"/>
        </w:rPr>
        <w:t>4.1</w:t>
      </w:r>
      <w:r>
        <w:rPr>
          <w:rFonts w:hint="eastAsia" w:ascii="PingFangSC-Regular" w:hAnsi="PingFangSC-Regular" w:eastAsia="PingFangSC-Regular"/>
          <w:b/>
          <w:bCs/>
          <w:sz w:val="24"/>
        </w:rPr>
        <w:t xml:space="preserve"> </w:t>
      </w:r>
      <w:r>
        <w:rPr>
          <w:rFonts w:hint="eastAsia" w:ascii="宋体" w:hAnsi="宋体" w:eastAsia="PingFangSC-Regular" w:cs="宋体"/>
          <w:b/>
          <w:bCs/>
          <w:sz w:val="24"/>
        </w:rPr>
        <w:t>系统软件架构</w:t>
      </w:r>
    </w:p>
    <w:p>
      <w:pPr>
        <w:spacing w:line="360" w:lineRule="auto"/>
        <w:ind w:firstLine="480" w:firstLineChars="200"/>
        <w:rPr>
          <w:rFonts w:ascii="宋体" w:hAnsi="宋体" w:cs="宋体"/>
          <w:bCs/>
          <w:sz w:val="24"/>
        </w:rPr>
      </w:pPr>
      <w:r>
        <w:rPr>
          <w:rFonts w:hint="eastAsia" w:ascii="宋体" w:hAnsi="宋体" w:cs="宋体"/>
          <w:bCs/>
          <w:sz w:val="24"/>
        </w:rPr>
        <w:t>本系统的软件架构如图</w:t>
      </w:r>
      <w:r>
        <w:rPr>
          <w:bCs/>
          <w:sz w:val="24"/>
        </w:rPr>
        <w:t>4</w:t>
      </w:r>
      <w:r>
        <w:rPr>
          <w:rFonts w:hint="eastAsia"/>
          <w:bCs/>
          <w:sz w:val="24"/>
        </w:rPr>
        <w:t>-1</w:t>
      </w:r>
      <w:r>
        <w:rPr>
          <w:rFonts w:hint="eastAsia" w:ascii="宋体" w:hAnsi="宋体" w:cs="宋体"/>
          <w:bCs/>
          <w:sz w:val="24"/>
        </w:rPr>
        <w:t>所示，</w:t>
      </w:r>
      <w:r>
        <w:rPr>
          <w:rFonts w:ascii="宋体" w:hAnsi="宋体" w:cs="宋体"/>
          <w:bCs/>
          <w:sz w:val="24"/>
        </w:rPr>
        <w:t>包括表现层、业务逻辑层和数据访问层。其中</w:t>
      </w:r>
      <w:r>
        <w:rPr>
          <w:rFonts w:hint="eastAsia" w:ascii="宋体" w:hAnsi="宋体" w:cs="宋体"/>
          <w:bCs/>
          <w:sz w:val="24"/>
        </w:rPr>
        <w:t>，表现层是本系统的UI界面层，是管理员能看到的直观界面，接受用户提交的请求数据，将系统对用户请求所产生的响应数据反馈给管理员。业务逻辑层包括本系统对传感器的逻辑操作控制，根据管理员的不同请求做出不同响应的处理，也就是对数据层的一种整合方式。数据访问层是该系统的数据访问联系操作，提供对数据库操作的多种途径。</w:t>
      </w:r>
    </w:p>
    <w:p>
      <w:pPr>
        <w:widowControl/>
        <w:jc w:val="center"/>
        <w:rPr>
          <w:rFonts w:ascii="宋体" w:hAnsi="宋体" w:cs="宋体"/>
          <w:kern w:val="0"/>
          <w:sz w:val="24"/>
          <w:szCs w:val="24"/>
          <w:lang w:bidi="ar"/>
        </w:rPr>
      </w:pPr>
      <w:r>
        <w:rPr>
          <w:rFonts w:ascii="宋体" w:hAnsi="宋体" w:cs="宋体"/>
          <w:kern w:val="0"/>
          <w:sz w:val="24"/>
          <w:szCs w:val="24"/>
          <w:lang w:bidi="ar"/>
        </w:rPr>
        <w:fldChar w:fldCharType="begin"/>
      </w:r>
      <w:r>
        <w:rPr>
          <w:rFonts w:ascii="宋体" w:hAnsi="宋体" w:cs="宋体"/>
          <w:kern w:val="0"/>
          <w:sz w:val="24"/>
          <w:szCs w:val="24"/>
          <w:lang w:bidi="ar"/>
        </w:rPr>
        <w:instrText xml:space="preserve">INCLUDEPICTURE \d "C:\\Users\\wait\\AppData\\Roaming\\Tencent\\Users\\374408085\\QQ\\WinTemp\\RichOle\\)QLP6CA20CTH$SYOK4)_G@G.png" \* MERGEFORMATINET </w:instrText>
      </w:r>
      <w:r>
        <w:rPr>
          <w:rFonts w:ascii="宋体" w:hAnsi="宋体" w:cs="宋体"/>
          <w:kern w:val="0"/>
          <w:sz w:val="24"/>
          <w:szCs w:val="24"/>
          <w:lang w:bidi="ar"/>
        </w:rPr>
        <w:fldChar w:fldCharType="separate"/>
      </w:r>
      <w:r>
        <w:rPr>
          <w:rFonts w:ascii="宋体" w:hAnsi="宋体" w:cs="宋体"/>
          <w:kern w:val="0"/>
          <w:sz w:val="24"/>
          <w:szCs w:val="24"/>
        </w:rPr>
        <w:drawing>
          <wp:inline distT="0" distB="0" distL="114300" distR="114300">
            <wp:extent cx="4549775" cy="1017270"/>
            <wp:effectExtent l="0" t="0" r="3175" b="190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22"/>
                    <a:stretch>
                      <a:fillRect/>
                    </a:stretch>
                  </pic:blipFill>
                  <pic:spPr>
                    <a:xfrm>
                      <a:off x="0" y="0"/>
                      <a:ext cx="4549775" cy="1017270"/>
                    </a:xfrm>
                    <a:prstGeom prst="rect">
                      <a:avLst/>
                    </a:prstGeom>
                    <a:noFill/>
                    <a:ln>
                      <a:noFill/>
                    </a:ln>
                  </pic:spPr>
                </pic:pic>
              </a:graphicData>
            </a:graphic>
          </wp:inline>
        </w:drawing>
      </w:r>
      <w:r>
        <w:rPr>
          <w:rFonts w:ascii="宋体" w:hAnsi="宋体" w:cs="宋体"/>
          <w:kern w:val="0"/>
          <w:sz w:val="24"/>
          <w:szCs w:val="24"/>
          <w:lang w:bidi="ar"/>
        </w:rPr>
        <w:fldChar w:fldCharType="end"/>
      </w:r>
    </w:p>
    <w:p>
      <w:pPr>
        <w:spacing w:line="360" w:lineRule="auto"/>
        <w:ind w:firstLine="422" w:firstLineChars="200"/>
        <w:jc w:val="center"/>
        <w:rPr>
          <w:rFonts w:hint="eastAsia"/>
          <w:b/>
          <w:bCs/>
        </w:rPr>
      </w:pPr>
      <w:r>
        <w:rPr>
          <w:rFonts w:hint="eastAsia" w:ascii="黑体" w:hAnsi="黑体" w:eastAsia="黑体" w:cs="黑体"/>
          <w:b/>
          <w:bCs/>
        </w:rPr>
        <w:t>图4-1系统软件架构图</w:t>
      </w: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outlineLvl w:val="1"/>
        <w:rPr>
          <w:rFonts w:ascii="PingFangSC-Regular" w:hAnsi="PingFangSC-Regular" w:eastAsia="PingFangSC-Regular"/>
          <w:b/>
          <w:bCs/>
          <w:sz w:val="24"/>
        </w:rPr>
      </w:pPr>
      <w:bookmarkStart w:id="44" w:name="_Toc7501"/>
      <w:r>
        <w:rPr>
          <w:rFonts w:hint="eastAsia" w:eastAsia="PingFangSC-Regular"/>
          <w:b/>
          <w:bCs/>
          <w:sz w:val="24"/>
          <w:szCs w:val="22"/>
        </w:rPr>
        <w:t>4.</w:t>
      </w:r>
      <w:r>
        <w:rPr>
          <w:rFonts w:hint="eastAsia" w:eastAsia="PingFangSC-Regular"/>
          <w:b/>
          <w:bCs/>
          <w:sz w:val="24"/>
          <w:szCs w:val="22"/>
          <w:lang w:val="en-US" w:eastAsia="zh-CN"/>
        </w:rPr>
        <w:t>2</w:t>
      </w:r>
      <w:r>
        <w:rPr>
          <w:rFonts w:hint="eastAsia" w:eastAsia="PingFangSC-Regular"/>
          <w:b/>
          <w:bCs/>
          <w:sz w:val="24"/>
          <w:szCs w:val="22"/>
        </w:rPr>
        <w:t xml:space="preserve"> </w:t>
      </w:r>
      <w:r>
        <w:rPr>
          <w:rFonts w:hint="eastAsia" w:ascii="宋体" w:hAnsi="宋体" w:cs="宋体"/>
          <w:b/>
          <w:bCs/>
          <w:sz w:val="24"/>
        </w:rPr>
        <w:t>数据库设计与实现</w:t>
      </w:r>
      <w:bookmarkEnd w:id="44"/>
    </w:p>
    <w:p>
      <w:pPr>
        <w:spacing w:line="360" w:lineRule="auto"/>
        <w:ind w:firstLine="420"/>
        <w:jc w:val="left"/>
        <w:rPr>
          <w:rFonts w:ascii="PingFangSC-Regular" w:hAnsi="PingFangSC-Regular" w:eastAsia="PingFangSC-Regular"/>
          <w:sz w:val="24"/>
        </w:rPr>
      </w:pPr>
      <w:r>
        <w:rPr>
          <w:rFonts w:hint="eastAsia" w:ascii="宋体" w:hAnsi="宋体" w:cs="宋体"/>
          <w:sz w:val="24"/>
        </w:rPr>
        <w:t>数据库在本系统中起到非常重要的作用，系统中的数据库对教室中的实时数据进行保存记录，同时反馈给管理者，管理者可以通过这些数据判断当前教室的检测状态。本系统所采用的是</w:t>
      </w:r>
      <w:r>
        <w:rPr>
          <w:sz w:val="24"/>
        </w:rPr>
        <w:t>MYSQL</w:t>
      </w:r>
      <w:r>
        <w:rPr>
          <w:rFonts w:hint="eastAsia" w:ascii="宋体" w:hAnsi="宋体" w:cs="宋体"/>
          <w:sz w:val="24"/>
        </w:rPr>
        <w:t>数据库</w:t>
      </w:r>
      <w:r>
        <w:rPr>
          <w:rFonts w:hint="eastAsia" w:ascii="PingFangSC-Regular" w:hAnsi="PingFangSC-Regular" w:eastAsia="PingFangSC-Regular"/>
          <w:sz w:val="24"/>
        </w:rPr>
        <w:t>。</w:t>
      </w:r>
    </w:p>
    <w:p>
      <w:pPr>
        <w:spacing w:line="360" w:lineRule="auto"/>
        <w:jc w:val="left"/>
        <w:rPr>
          <w:rFonts w:ascii="宋体" w:hAnsi="宋体" w:cs="宋体"/>
          <w:sz w:val="24"/>
          <w:szCs w:val="22"/>
        </w:rPr>
      </w:pPr>
      <w:r>
        <w:rPr>
          <w:rFonts w:eastAsia="PingFangSC-Regular"/>
          <w:sz w:val="24"/>
        </w:rPr>
        <w:t>4.</w:t>
      </w:r>
      <w:r>
        <w:rPr>
          <w:rFonts w:hint="eastAsia" w:eastAsia="PingFangSC-Regular"/>
          <w:sz w:val="24"/>
          <w:lang w:val="en-US" w:eastAsia="zh-CN"/>
        </w:rPr>
        <w:t>2</w:t>
      </w:r>
      <w:r>
        <w:rPr>
          <w:rFonts w:eastAsia="PingFangSC-Regular"/>
          <w:sz w:val="24"/>
        </w:rPr>
        <w:t>.1</w:t>
      </w:r>
      <w:r>
        <w:rPr>
          <w:rFonts w:hint="eastAsia" w:ascii="PingFangSC-Regular" w:hAnsi="PingFangSC-Regular" w:eastAsia="PingFangSC-Regular"/>
          <w:sz w:val="24"/>
        </w:rPr>
        <w:t xml:space="preserve"> </w:t>
      </w:r>
      <w:r>
        <w:rPr>
          <w:rFonts w:hint="eastAsia" w:ascii="宋体" w:hAnsi="宋体" w:cs="宋体"/>
          <w:sz w:val="24"/>
          <w:szCs w:val="22"/>
        </w:rPr>
        <w:t>数据库需求分析</w:t>
      </w:r>
    </w:p>
    <w:p>
      <w:pPr>
        <w:spacing w:line="360" w:lineRule="auto"/>
        <w:ind w:firstLine="420"/>
        <w:jc w:val="left"/>
        <w:rPr>
          <w:rFonts w:ascii="宋体" w:hAnsi="宋体" w:cs="宋体"/>
          <w:sz w:val="24"/>
          <w:szCs w:val="22"/>
        </w:rPr>
      </w:pPr>
      <w:r>
        <w:rPr>
          <w:rFonts w:hint="eastAsia" w:ascii="宋体" w:hAnsi="宋体" w:cs="宋体"/>
          <w:sz w:val="24"/>
          <w:szCs w:val="22"/>
        </w:rPr>
        <w:t>通过对智能教室管理系统的分析，可以对系统的数据库中的数据项和结构作已下的设计：</w:t>
      </w:r>
    </w:p>
    <w:p>
      <w:pPr>
        <w:spacing w:line="360" w:lineRule="auto"/>
        <w:ind w:firstLine="420"/>
        <w:jc w:val="left"/>
        <w:rPr>
          <w:rFonts w:ascii="宋体" w:hAnsi="宋体" w:cs="宋体"/>
          <w:sz w:val="24"/>
          <w:szCs w:val="22"/>
        </w:rPr>
      </w:pPr>
      <w:r>
        <w:rPr>
          <w:rFonts w:hint="eastAsia" w:ascii="宋体" w:hAnsi="宋体" w:cs="宋体"/>
          <w:sz w:val="24"/>
          <w:szCs w:val="22"/>
        </w:rPr>
        <w:t>管理者信息表，包括的数据项有：账号，密码，邮箱，名字。</w:t>
      </w:r>
    </w:p>
    <w:p>
      <w:pPr>
        <w:spacing w:line="360" w:lineRule="auto"/>
        <w:ind w:firstLine="420"/>
        <w:jc w:val="left"/>
        <w:rPr>
          <w:rFonts w:ascii="宋体" w:hAnsi="宋体" w:cs="宋体"/>
          <w:sz w:val="24"/>
          <w:szCs w:val="22"/>
        </w:rPr>
      </w:pPr>
      <w:r>
        <w:rPr>
          <w:rFonts w:hint="eastAsia" w:ascii="宋体" w:hAnsi="宋体" w:cs="宋体"/>
          <w:sz w:val="24"/>
          <w:szCs w:val="22"/>
        </w:rPr>
        <w:t>传感器信息表，包括的数据项有：</w:t>
      </w:r>
      <w:r>
        <w:rPr>
          <w:rFonts w:hint="eastAsia" w:eastAsia="PingFangSC-Regular"/>
          <w:sz w:val="24"/>
          <w:szCs w:val="22"/>
        </w:rPr>
        <w:t>id</w:t>
      </w:r>
      <w:r>
        <w:rPr>
          <w:rFonts w:hint="eastAsia" w:ascii="宋体" w:hAnsi="宋体" w:cs="宋体"/>
          <w:sz w:val="24"/>
          <w:szCs w:val="22"/>
        </w:rPr>
        <w:t>，数据类型，数值</w:t>
      </w:r>
      <w:r>
        <w:rPr>
          <w:rFonts w:hint="eastAsia" w:ascii="宋体" w:hAnsi="宋体" w:cs="宋体"/>
          <w:sz w:val="24"/>
          <w:szCs w:val="22"/>
          <w:lang w:eastAsia="zh-CN"/>
        </w:rPr>
        <w:t>，</w:t>
      </w:r>
      <w:r>
        <w:rPr>
          <w:rFonts w:hint="eastAsia" w:ascii="宋体" w:hAnsi="宋体" w:cs="宋体"/>
          <w:sz w:val="24"/>
          <w:szCs w:val="22"/>
          <w:lang w:val="en-US" w:eastAsia="zh-CN"/>
        </w:rPr>
        <w:t>采集时间</w:t>
      </w:r>
      <w:r>
        <w:rPr>
          <w:rFonts w:hint="eastAsia" w:ascii="宋体" w:hAnsi="宋体" w:cs="宋体"/>
          <w:sz w:val="24"/>
          <w:szCs w:val="22"/>
        </w:rPr>
        <w:t>。</w:t>
      </w:r>
    </w:p>
    <w:p>
      <w:pPr>
        <w:spacing w:line="360" w:lineRule="auto"/>
        <w:ind w:firstLine="420"/>
        <w:jc w:val="left"/>
        <w:rPr>
          <w:rFonts w:ascii="宋体" w:hAnsi="宋体" w:cs="宋体"/>
          <w:sz w:val="24"/>
          <w:szCs w:val="22"/>
        </w:rPr>
      </w:pPr>
      <w:r>
        <w:rPr>
          <w:rFonts w:hint="eastAsia" w:ascii="宋体" w:hAnsi="宋体" w:cs="宋体"/>
          <w:sz w:val="24"/>
          <w:szCs w:val="22"/>
        </w:rPr>
        <w:t>调控信息表，包括的数据项有：设备所属继电器，设备名称，设备状态。</w:t>
      </w:r>
    </w:p>
    <w:p>
      <w:pPr>
        <w:spacing w:line="360" w:lineRule="auto"/>
        <w:jc w:val="left"/>
        <w:rPr>
          <w:rFonts w:ascii="PingFangSC-Regular" w:hAnsi="PingFangSC-Regular" w:eastAsia="PingFangSC-Regular"/>
          <w:sz w:val="24"/>
        </w:rPr>
      </w:pPr>
      <w:r>
        <w:rPr>
          <w:rFonts w:hint="eastAsia" w:eastAsia="PingFangSC-Regular"/>
          <w:sz w:val="24"/>
          <w:szCs w:val="22"/>
        </w:rPr>
        <w:t>4.</w:t>
      </w:r>
      <w:r>
        <w:rPr>
          <w:rFonts w:hint="eastAsia" w:eastAsia="PingFangSC-Regular"/>
          <w:sz w:val="24"/>
          <w:szCs w:val="22"/>
          <w:lang w:val="en-US" w:eastAsia="zh-CN"/>
        </w:rPr>
        <w:t>2</w:t>
      </w:r>
      <w:r>
        <w:rPr>
          <w:rFonts w:hint="eastAsia" w:eastAsia="PingFangSC-Regular"/>
          <w:sz w:val="24"/>
          <w:szCs w:val="22"/>
        </w:rPr>
        <w:t>.2</w:t>
      </w:r>
      <w:r>
        <w:rPr>
          <w:rFonts w:hint="eastAsia" w:ascii="PingFangSC-Regular" w:hAnsi="PingFangSC-Regular" w:eastAsia="PingFangSC-Regular"/>
          <w:sz w:val="24"/>
        </w:rPr>
        <w:t xml:space="preserve"> </w:t>
      </w:r>
      <w:r>
        <w:rPr>
          <w:rFonts w:hint="eastAsia" w:ascii="宋体" w:hAnsi="宋体" w:cs="宋体"/>
          <w:sz w:val="24"/>
          <w:szCs w:val="22"/>
        </w:rPr>
        <w:t>数据库概念设计</w:t>
      </w:r>
    </w:p>
    <w:p>
      <w:pPr>
        <w:spacing w:line="360" w:lineRule="auto"/>
        <w:ind w:firstLine="420"/>
        <w:jc w:val="left"/>
        <w:rPr>
          <w:rFonts w:ascii="宋体" w:hAnsi="宋体" w:cs="宋体"/>
          <w:sz w:val="24"/>
          <w:szCs w:val="22"/>
        </w:rPr>
      </w:pPr>
      <w:r>
        <w:rPr>
          <w:rFonts w:hint="eastAsia" w:ascii="宋体" w:hAnsi="宋体" w:cs="宋体"/>
          <w:sz w:val="24"/>
          <w:szCs w:val="22"/>
        </w:rPr>
        <w:t>经过对数据库中的数据项和数据结构的设计，使用E-R图对每个实体进行具体描述，如下图的</w:t>
      </w:r>
      <w:r>
        <w:rPr>
          <w:rFonts w:eastAsia="PingFangSC-Regular"/>
          <w:sz w:val="24"/>
        </w:rPr>
        <w:t>4-</w:t>
      </w:r>
      <w:r>
        <w:rPr>
          <w:rFonts w:hint="eastAsia" w:eastAsia="PingFangSC-Regular"/>
          <w:sz w:val="24"/>
          <w:lang w:val="en-US" w:eastAsia="zh-CN"/>
        </w:rPr>
        <w:t>2</w:t>
      </w:r>
      <w:r>
        <w:rPr>
          <w:rFonts w:hint="eastAsia" w:ascii="PingFangSC-Regular" w:hAnsi="PingFangSC-Regular" w:eastAsia="PingFangSC-Regular"/>
          <w:sz w:val="24"/>
        </w:rPr>
        <w:t>，</w:t>
      </w:r>
      <w:r>
        <w:rPr>
          <w:rFonts w:hint="eastAsia" w:eastAsia="PingFangSC-Regular"/>
          <w:sz w:val="24"/>
          <w:szCs w:val="22"/>
        </w:rPr>
        <w:t>4-</w:t>
      </w:r>
      <w:r>
        <w:rPr>
          <w:rFonts w:hint="eastAsia" w:eastAsia="PingFangSC-Regular"/>
          <w:sz w:val="24"/>
          <w:szCs w:val="22"/>
          <w:lang w:val="en-US" w:eastAsia="zh-CN"/>
        </w:rPr>
        <w:t>3</w:t>
      </w:r>
      <w:r>
        <w:rPr>
          <w:rFonts w:hint="eastAsia" w:ascii="PingFangSC-Regular" w:hAnsi="PingFangSC-Regular" w:eastAsia="PingFangSC-Regular"/>
          <w:sz w:val="24"/>
        </w:rPr>
        <w:t>，</w:t>
      </w:r>
      <w:r>
        <w:rPr>
          <w:rFonts w:hint="eastAsia" w:eastAsia="PingFangSC-Regular"/>
          <w:sz w:val="24"/>
          <w:szCs w:val="22"/>
        </w:rPr>
        <w:t>4-</w:t>
      </w:r>
      <w:r>
        <w:rPr>
          <w:rFonts w:hint="eastAsia" w:eastAsia="PingFangSC-Regular"/>
          <w:sz w:val="24"/>
          <w:szCs w:val="22"/>
          <w:lang w:val="en-US" w:eastAsia="zh-CN"/>
        </w:rPr>
        <w:t>4</w:t>
      </w:r>
      <w:r>
        <w:rPr>
          <w:rFonts w:hint="eastAsia" w:ascii="宋体" w:hAnsi="宋体" w:cs="宋体"/>
          <w:sz w:val="24"/>
          <w:szCs w:val="22"/>
        </w:rPr>
        <w:t>所示。</w:t>
      </w:r>
    </w:p>
    <w:p>
      <w:pPr>
        <w:widowControl/>
        <w:jc w:val="center"/>
        <w:rPr>
          <w:rFonts w:ascii="宋体" w:hAnsi="宋体" w:cs="宋体"/>
          <w:kern w:val="0"/>
          <w:sz w:val="24"/>
          <w:szCs w:val="24"/>
          <w:lang w:bidi="ar"/>
        </w:rPr>
      </w:pPr>
      <w:r>
        <w:rPr>
          <w:rFonts w:ascii="宋体" w:hAnsi="宋体" w:cs="宋体"/>
          <w:kern w:val="0"/>
          <w:sz w:val="24"/>
          <w:szCs w:val="24"/>
        </w:rPr>
        <w:drawing>
          <wp:inline distT="0" distB="0" distL="114300" distR="114300">
            <wp:extent cx="3753485" cy="2171700"/>
            <wp:effectExtent l="0" t="0" r="8890" b="0"/>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23"/>
                    <a:stretch>
                      <a:fillRect/>
                    </a:stretch>
                  </pic:blipFill>
                  <pic:spPr>
                    <a:xfrm>
                      <a:off x="0" y="0"/>
                      <a:ext cx="3753485" cy="2171700"/>
                    </a:xfrm>
                    <a:prstGeom prst="rect">
                      <a:avLst/>
                    </a:prstGeom>
                    <a:noFill/>
                    <a:ln w="9525">
                      <a:noFill/>
                    </a:ln>
                  </pic:spPr>
                </pic:pic>
              </a:graphicData>
            </a:graphic>
          </wp:inline>
        </w:drawing>
      </w:r>
    </w:p>
    <w:p>
      <w:pPr>
        <w:widowControl/>
        <w:spacing w:line="360" w:lineRule="auto"/>
        <w:jc w:val="center"/>
        <w:rPr>
          <w:rFonts w:ascii="宋体" w:hAnsi="宋体" w:cs="宋体"/>
          <w:kern w:val="0"/>
          <w:sz w:val="24"/>
          <w:szCs w:val="24"/>
          <w:lang w:bidi="ar"/>
        </w:rPr>
      </w:pPr>
      <w:r>
        <w:rPr>
          <w:rFonts w:hint="eastAsia" w:ascii="黑体" w:hAnsi="黑体" w:eastAsia="黑体" w:cs="黑体"/>
          <w:b/>
          <w:bCs/>
          <w:kern w:val="0"/>
          <w:szCs w:val="21"/>
          <w:lang w:bidi="ar"/>
        </w:rPr>
        <w:t>图4-</w:t>
      </w:r>
      <w:r>
        <w:rPr>
          <w:rFonts w:hint="eastAsia" w:ascii="黑体" w:hAnsi="黑体" w:eastAsia="黑体" w:cs="黑体"/>
          <w:b/>
          <w:bCs/>
          <w:kern w:val="0"/>
          <w:szCs w:val="21"/>
          <w:lang w:val="en-US" w:eastAsia="zh-CN" w:bidi="ar"/>
        </w:rPr>
        <w:t>2</w:t>
      </w:r>
      <w:r>
        <w:rPr>
          <w:rFonts w:hint="eastAsia" w:ascii="黑体" w:hAnsi="黑体" w:eastAsia="黑体" w:cs="黑体"/>
          <w:b/>
          <w:bCs/>
          <w:kern w:val="0"/>
          <w:szCs w:val="21"/>
          <w:lang w:bidi="ar"/>
        </w:rPr>
        <w:t xml:space="preserve"> 管理者E-R图</w:t>
      </w:r>
    </w:p>
    <w:p>
      <w:pPr>
        <w:widowControl/>
        <w:jc w:val="center"/>
        <w:rPr>
          <w:rFonts w:ascii="宋体" w:hAnsi="宋体" w:cs="宋体"/>
          <w:kern w:val="0"/>
          <w:sz w:val="24"/>
          <w:szCs w:val="24"/>
          <w:lang w:bidi="ar"/>
        </w:rPr>
      </w:pPr>
      <w:r>
        <w:rPr>
          <w:rFonts w:ascii="宋体" w:hAnsi="宋体" w:cs="宋体"/>
          <w:kern w:val="0"/>
          <w:sz w:val="24"/>
          <w:szCs w:val="24"/>
        </w:rPr>
        <w:drawing>
          <wp:inline distT="0" distB="0" distL="114300" distR="114300">
            <wp:extent cx="3729990" cy="2498725"/>
            <wp:effectExtent l="0" t="0" r="3810" b="6350"/>
            <wp:docPr id="2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IMG_256"/>
                    <pic:cNvPicPr>
                      <a:picLocks noChangeAspect="1"/>
                    </pic:cNvPicPr>
                  </pic:nvPicPr>
                  <pic:blipFill>
                    <a:blip r:embed="rId24"/>
                    <a:stretch>
                      <a:fillRect/>
                    </a:stretch>
                  </pic:blipFill>
                  <pic:spPr>
                    <a:xfrm>
                      <a:off x="0" y="0"/>
                      <a:ext cx="3729990" cy="2498725"/>
                    </a:xfrm>
                    <a:prstGeom prst="rect">
                      <a:avLst/>
                    </a:prstGeom>
                    <a:noFill/>
                    <a:ln w="9525">
                      <a:noFill/>
                    </a:ln>
                  </pic:spPr>
                </pic:pic>
              </a:graphicData>
            </a:graphic>
          </wp:inline>
        </w:drawing>
      </w:r>
    </w:p>
    <w:p>
      <w:pPr>
        <w:widowControl/>
        <w:spacing w:line="360" w:lineRule="auto"/>
        <w:jc w:val="center"/>
        <w:rPr>
          <w:rFonts w:ascii="宋体" w:hAnsi="宋体" w:cs="宋体"/>
          <w:kern w:val="0"/>
          <w:sz w:val="24"/>
          <w:szCs w:val="24"/>
          <w:lang w:bidi="ar"/>
        </w:rPr>
      </w:pPr>
      <w:r>
        <w:rPr>
          <w:rFonts w:hint="eastAsia" w:ascii="黑体" w:hAnsi="黑体" w:eastAsia="黑体" w:cs="黑体"/>
          <w:b/>
          <w:bCs/>
          <w:kern w:val="0"/>
          <w:szCs w:val="21"/>
          <w:lang w:bidi="ar"/>
        </w:rPr>
        <w:t>图4-</w:t>
      </w:r>
      <w:r>
        <w:rPr>
          <w:rFonts w:hint="eastAsia" w:ascii="黑体" w:hAnsi="黑体" w:eastAsia="黑体" w:cs="黑体"/>
          <w:b/>
          <w:bCs/>
          <w:kern w:val="0"/>
          <w:szCs w:val="21"/>
          <w:lang w:val="en-US" w:eastAsia="zh-CN" w:bidi="ar"/>
        </w:rPr>
        <w:t>3</w:t>
      </w:r>
      <w:r>
        <w:rPr>
          <w:rFonts w:hint="eastAsia" w:ascii="黑体" w:hAnsi="黑体" w:eastAsia="黑体" w:cs="黑体"/>
          <w:b/>
          <w:bCs/>
          <w:kern w:val="0"/>
          <w:szCs w:val="21"/>
          <w:lang w:bidi="ar"/>
        </w:rPr>
        <w:t xml:space="preserve"> 传感器采集信息E-R图</w:t>
      </w:r>
    </w:p>
    <w:p>
      <w:pPr>
        <w:widowControl/>
        <w:jc w:val="center"/>
        <w:rPr>
          <w:rFonts w:ascii="宋体" w:hAnsi="宋体" w:cs="宋体"/>
          <w:kern w:val="0"/>
          <w:sz w:val="24"/>
          <w:szCs w:val="24"/>
          <w:lang w:bidi="ar"/>
        </w:rPr>
      </w:pPr>
      <w:r>
        <w:rPr>
          <w:rFonts w:ascii="宋体" w:hAnsi="宋体" w:cs="宋体"/>
          <w:kern w:val="0"/>
          <w:sz w:val="24"/>
          <w:szCs w:val="24"/>
        </w:rPr>
        <w:drawing>
          <wp:inline distT="0" distB="0" distL="114300" distR="114300">
            <wp:extent cx="4667250" cy="1826260"/>
            <wp:effectExtent l="0" t="0" r="0" b="2540"/>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25"/>
                    <a:stretch>
                      <a:fillRect/>
                    </a:stretch>
                  </pic:blipFill>
                  <pic:spPr>
                    <a:xfrm>
                      <a:off x="0" y="0"/>
                      <a:ext cx="4667250" cy="1826260"/>
                    </a:xfrm>
                    <a:prstGeom prst="rect">
                      <a:avLst/>
                    </a:prstGeom>
                    <a:noFill/>
                    <a:ln w="9525">
                      <a:noFill/>
                    </a:ln>
                  </pic:spPr>
                </pic:pic>
              </a:graphicData>
            </a:graphic>
          </wp:inline>
        </w:drawing>
      </w:r>
    </w:p>
    <w:p>
      <w:pPr>
        <w:widowControl/>
        <w:spacing w:line="360" w:lineRule="auto"/>
        <w:jc w:val="center"/>
        <w:rPr>
          <w:rFonts w:ascii="宋体" w:hAnsi="宋体" w:cs="宋体"/>
          <w:kern w:val="0"/>
          <w:sz w:val="24"/>
          <w:szCs w:val="24"/>
          <w:lang w:bidi="ar"/>
        </w:rPr>
      </w:pPr>
      <w:r>
        <w:rPr>
          <w:rFonts w:hint="eastAsia" w:ascii="黑体" w:hAnsi="黑体" w:eastAsia="黑体" w:cs="黑体"/>
          <w:b/>
          <w:bCs/>
          <w:kern w:val="0"/>
          <w:szCs w:val="21"/>
          <w:lang w:bidi="ar"/>
        </w:rPr>
        <w:t>图4-</w:t>
      </w:r>
      <w:r>
        <w:rPr>
          <w:rFonts w:hint="eastAsia" w:ascii="黑体" w:hAnsi="黑体" w:eastAsia="黑体" w:cs="黑体"/>
          <w:b/>
          <w:bCs/>
          <w:kern w:val="0"/>
          <w:szCs w:val="21"/>
          <w:lang w:val="en-US" w:eastAsia="zh-CN" w:bidi="ar"/>
        </w:rPr>
        <w:t>4</w:t>
      </w:r>
      <w:r>
        <w:rPr>
          <w:rFonts w:hint="eastAsia" w:ascii="黑体" w:hAnsi="黑体" w:eastAsia="黑体" w:cs="黑体"/>
          <w:b/>
          <w:bCs/>
          <w:kern w:val="0"/>
          <w:szCs w:val="21"/>
          <w:lang w:bidi="ar"/>
        </w:rPr>
        <w:t xml:space="preserve"> 调控设备控制E-R图</w:t>
      </w:r>
    </w:p>
    <w:p>
      <w:pPr>
        <w:spacing w:line="360" w:lineRule="auto"/>
        <w:ind w:firstLine="420"/>
        <w:jc w:val="left"/>
        <w:rPr>
          <w:rFonts w:ascii="PingFangSC-Regular" w:hAnsi="PingFangSC-Regular" w:eastAsia="PingFangSC-Regular"/>
          <w:sz w:val="24"/>
        </w:rPr>
      </w:pPr>
      <w:r>
        <w:rPr>
          <w:rFonts w:hint="eastAsia" w:ascii="宋体" w:hAnsi="宋体" w:cs="宋体"/>
          <w:sz w:val="24"/>
        </w:rPr>
        <w:t>图</w:t>
      </w:r>
      <w:r>
        <w:rPr>
          <w:rFonts w:eastAsia="PingFangSC-Regular"/>
          <w:sz w:val="24"/>
        </w:rPr>
        <w:t>4-</w:t>
      </w:r>
      <w:r>
        <w:rPr>
          <w:rFonts w:hint="eastAsia" w:eastAsia="PingFangSC-Regular"/>
          <w:sz w:val="24"/>
          <w:lang w:val="en-US" w:eastAsia="zh-CN"/>
        </w:rPr>
        <w:t>5</w:t>
      </w:r>
      <w:r>
        <w:rPr>
          <w:rFonts w:hint="eastAsia" w:ascii="宋体" w:hAnsi="宋体" w:cs="宋体"/>
          <w:sz w:val="24"/>
          <w:szCs w:val="22"/>
        </w:rPr>
        <w:t>是实体和实体之间的关系</w:t>
      </w:r>
      <w:r>
        <w:rPr>
          <w:rFonts w:eastAsia="PingFangSC-Regular"/>
          <w:sz w:val="24"/>
        </w:rPr>
        <w:t>E-R</w:t>
      </w:r>
      <w:r>
        <w:rPr>
          <w:rFonts w:hint="eastAsia" w:ascii="宋体" w:hAnsi="宋体" w:cs="宋体"/>
          <w:sz w:val="24"/>
          <w:szCs w:val="22"/>
        </w:rPr>
        <w:t>图，其中管理者管理传感器和控制调控设备，而传感器和调控设备之间也有联动的关系。</w:t>
      </w:r>
    </w:p>
    <w:p>
      <w:pPr>
        <w:spacing w:line="360" w:lineRule="auto"/>
        <w:ind w:firstLine="420"/>
        <w:jc w:val="left"/>
        <w:rPr>
          <w:rFonts w:ascii="PingFangSC-Regular" w:hAnsi="PingFangSC-Regular" w:eastAsia="PingFangSC-Regular"/>
          <w:sz w:val="24"/>
        </w:rPr>
      </w:pPr>
    </w:p>
    <w:p>
      <w:pPr>
        <w:widowControl/>
        <w:jc w:val="center"/>
      </w:pPr>
      <w:r>
        <w:rPr>
          <w:rFonts w:ascii="宋体" w:hAnsi="宋体" w:cs="宋体"/>
          <w:kern w:val="0"/>
          <w:sz w:val="24"/>
          <w:szCs w:val="24"/>
        </w:rPr>
        <w:drawing>
          <wp:inline distT="0" distB="0" distL="114300" distR="114300">
            <wp:extent cx="3811905" cy="3081655"/>
            <wp:effectExtent l="0" t="0" r="7620" b="4445"/>
            <wp:docPr id="2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IMG_256"/>
                    <pic:cNvPicPr>
                      <a:picLocks noChangeAspect="1"/>
                    </pic:cNvPicPr>
                  </pic:nvPicPr>
                  <pic:blipFill>
                    <a:blip r:embed="rId26"/>
                    <a:stretch>
                      <a:fillRect/>
                    </a:stretch>
                  </pic:blipFill>
                  <pic:spPr>
                    <a:xfrm>
                      <a:off x="0" y="0"/>
                      <a:ext cx="3811905" cy="3081655"/>
                    </a:xfrm>
                    <a:prstGeom prst="rect">
                      <a:avLst/>
                    </a:prstGeom>
                    <a:noFill/>
                    <a:ln w="9525">
                      <a:noFill/>
                    </a:ln>
                  </pic:spPr>
                </pic:pic>
              </a:graphicData>
            </a:graphic>
          </wp:inline>
        </w:drawing>
      </w:r>
    </w:p>
    <w:p>
      <w:pPr>
        <w:spacing w:line="360" w:lineRule="auto"/>
        <w:ind w:firstLine="420"/>
        <w:jc w:val="center"/>
        <w:rPr>
          <w:rFonts w:hint="eastAsia" w:ascii="黑体" w:hAnsi="黑体" w:eastAsia="黑体" w:cs="黑体"/>
          <w:b/>
          <w:bCs/>
          <w:szCs w:val="21"/>
        </w:rPr>
      </w:pPr>
      <w:r>
        <w:rPr>
          <w:rFonts w:hint="eastAsia" w:ascii="黑体" w:hAnsi="黑体" w:eastAsia="黑体" w:cs="黑体"/>
          <w:b/>
          <w:bCs/>
          <w:szCs w:val="21"/>
        </w:rPr>
        <w:t>图4-</w:t>
      </w:r>
      <w:r>
        <w:rPr>
          <w:rFonts w:hint="eastAsia" w:ascii="黑体" w:hAnsi="黑体" w:eastAsia="黑体" w:cs="黑体"/>
          <w:b/>
          <w:bCs/>
          <w:szCs w:val="21"/>
          <w:lang w:val="en-US" w:eastAsia="zh-CN"/>
        </w:rPr>
        <w:t>5</w:t>
      </w:r>
      <w:r>
        <w:rPr>
          <w:rFonts w:hint="eastAsia" w:ascii="黑体" w:hAnsi="黑体" w:eastAsia="黑体" w:cs="黑体"/>
          <w:b/>
          <w:bCs/>
          <w:szCs w:val="21"/>
        </w:rPr>
        <w:t xml:space="preserve"> 实体与实体之间关系E-R图</w:t>
      </w:r>
    </w:p>
    <w:p>
      <w:pPr>
        <w:spacing w:line="360" w:lineRule="auto"/>
        <w:jc w:val="left"/>
        <w:rPr>
          <w:rFonts w:ascii="PingFangSC-Regular" w:hAnsi="PingFangSC-Regular" w:eastAsia="PingFangSC-Regular"/>
          <w:sz w:val="24"/>
        </w:rPr>
      </w:pPr>
      <w:r>
        <w:rPr>
          <w:rFonts w:hint="default" w:ascii="Times New Roman" w:hAnsi="Times New Roman" w:eastAsia="PingFangSC-Regular" w:cs="Times New Roman"/>
          <w:sz w:val="24"/>
        </w:rPr>
        <w:t>4.</w:t>
      </w:r>
      <w:r>
        <w:rPr>
          <w:rFonts w:hint="default" w:ascii="Times New Roman" w:hAnsi="Times New Roman" w:eastAsia="PingFangSC-Regular" w:cs="Times New Roman"/>
          <w:sz w:val="24"/>
          <w:lang w:val="en-US" w:eastAsia="zh-CN"/>
        </w:rPr>
        <w:t>2</w:t>
      </w:r>
      <w:r>
        <w:rPr>
          <w:rFonts w:hint="default" w:ascii="Times New Roman" w:hAnsi="Times New Roman" w:eastAsia="PingFangSC-Regular" w:cs="Times New Roman"/>
          <w:sz w:val="24"/>
        </w:rPr>
        <w:t>.3</w:t>
      </w:r>
      <w:r>
        <w:rPr>
          <w:rFonts w:hint="eastAsia" w:ascii="宋体" w:hAnsi="宋体" w:eastAsia="宋体" w:cs="宋体"/>
          <w:sz w:val="24"/>
        </w:rPr>
        <w:t>数据库的逻辑设计</w:t>
      </w:r>
    </w:p>
    <w:p>
      <w:pPr>
        <w:spacing w:line="360" w:lineRule="auto"/>
        <w:ind w:firstLine="480" w:firstLineChars="200"/>
        <w:jc w:val="left"/>
        <w:rPr>
          <w:rFonts w:ascii="PingFangSC-Regular" w:hAnsi="PingFangSC-Regular" w:eastAsia="PingFangSC-Regular"/>
          <w:sz w:val="24"/>
        </w:rPr>
      </w:pPr>
      <w:r>
        <w:rPr>
          <w:rFonts w:hint="eastAsia" w:ascii="宋体" w:hAnsi="宋体" w:cs="宋体"/>
          <w:sz w:val="24"/>
        </w:rPr>
        <w:t>管理系统的数据构建过程中，涉及到的数据表包括管理员表、采集信息表和控制状态表的定义如表</w:t>
      </w:r>
      <w:r>
        <w:rPr>
          <w:rFonts w:eastAsia="PingFangSC-Regular"/>
          <w:sz w:val="24"/>
        </w:rPr>
        <w:t>4-</w:t>
      </w:r>
      <w:r>
        <w:rPr>
          <w:rFonts w:hint="eastAsia" w:eastAsia="PingFangSC-Regular"/>
          <w:sz w:val="24"/>
          <w:lang w:val="en-US" w:eastAsia="zh-CN"/>
        </w:rPr>
        <w:t>1</w:t>
      </w:r>
      <w:r>
        <w:rPr>
          <w:rFonts w:eastAsia="PingFangSC-Regular"/>
          <w:sz w:val="24"/>
        </w:rPr>
        <w:t>、4-</w:t>
      </w:r>
      <w:r>
        <w:rPr>
          <w:rFonts w:hint="eastAsia" w:eastAsia="PingFangSC-Regular"/>
          <w:sz w:val="24"/>
          <w:lang w:val="en-US" w:eastAsia="zh-CN"/>
        </w:rPr>
        <w:t>2</w:t>
      </w:r>
      <w:r>
        <w:rPr>
          <w:rFonts w:hint="eastAsia" w:ascii="宋体" w:hAnsi="宋体" w:cs="宋体"/>
          <w:sz w:val="24"/>
        </w:rPr>
        <w:t>和</w:t>
      </w:r>
      <w:r>
        <w:rPr>
          <w:rFonts w:eastAsia="PingFangSC-Regular"/>
          <w:sz w:val="24"/>
        </w:rPr>
        <w:t>4-</w:t>
      </w:r>
      <w:r>
        <w:rPr>
          <w:rFonts w:hint="eastAsia" w:eastAsia="PingFangSC-Regular"/>
          <w:sz w:val="24"/>
          <w:lang w:val="en-US" w:eastAsia="zh-CN"/>
        </w:rPr>
        <w:t>3</w:t>
      </w:r>
      <w:r>
        <w:rPr>
          <w:rFonts w:hint="eastAsia" w:ascii="宋体" w:hAnsi="宋体" w:cs="宋体"/>
          <w:sz w:val="24"/>
        </w:rPr>
        <w:t>所示。</w:t>
      </w:r>
    </w:p>
    <w:p>
      <w:pPr>
        <w:spacing w:line="360" w:lineRule="auto"/>
        <w:jc w:val="center"/>
        <w:rPr>
          <w:rFonts w:ascii="PingFangSC-Regular" w:hAnsi="PingFangSC-Regular" w:eastAsia="PingFangSC-Regular"/>
          <w:b/>
          <w:bCs/>
          <w:szCs w:val="21"/>
        </w:rPr>
      </w:pPr>
      <w:r>
        <w:rPr>
          <w:rFonts w:hint="eastAsia" w:ascii="黑体" w:hAnsi="黑体" w:eastAsia="黑体" w:cs="黑体"/>
          <w:b/>
          <w:bCs/>
          <w:szCs w:val="21"/>
        </w:rPr>
        <w:t>表</w:t>
      </w:r>
      <w:r>
        <w:rPr>
          <w:rFonts w:eastAsia="PingFangSC-Regular"/>
          <w:b/>
          <w:bCs/>
          <w:szCs w:val="21"/>
        </w:rPr>
        <w:t>4-</w:t>
      </w:r>
      <w:r>
        <w:rPr>
          <w:rFonts w:hint="eastAsia" w:eastAsia="PingFangSC-Regular"/>
          <w:b/>
          <w:bCs/>
          <w:szCs w:val="21"/>
          <w:lang w:val="en-US" w:eastAsia="zh-CN"/>
        </w:rPr>
        <w:t xml:space="preserve">1 </w:t>
      </w:r>
      <w:r>
        <w:rPr>
          <w:rFonts w:hint="eastAsia" w:ascii="黑体" w:hAnsi="黑体" w:eastAsia="黑体" w:cs="黑体"/>
          <w:b/>
          <w:bCs/>
          <w:szCs w:val="21"/>
        </w:rPr>
        <w:t>管理员表</w:t>
      </w:r>
    </w:p>
    <w:tbl>
      <w:tblPr>
        <w:tblStyle w:val="1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字段名</w:t>
            </w:r>
          </w:p>
        </w:tc>
        <w:tc>
          <w:tcPr>
            <w:tcW w:w="1704"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数据类型</w:t>
            </w:r>
          </w:p>
        </w:tc>
        <w:tc>
          <w:tcPr>
            <w:tcW w:w="1704"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长度</w:t>
            </w:r>
          </w:p>
        </w:tc>
        <w:tc>
          <w:tcPr>
            <w:tcW w:w="1705"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说明</w:t>
            </w:r>
          </w:p>
        </w:tc>
        <w:tc>
          <w:tcPr>
            <w:tcW w:w="1705"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vAlign w:val="center"/>
          </w:tcPr>
          <w:p>
            <w:pPr>
              <w:spacing w:line="360" w:lineRule="auto"/>
              <w:rPr>
                <w:rFonts w:ascii="黑体" w:hAnsi="黑体" w:eastAsia="黑体" w:cs="宋体"/>
                <w:szCs w:val="21"/>
              </w:rPr>
            </w:pPr>
            <w:r>
              <w:rPr>
                <w:rFonts w:hint="eastAsia" w:ascii="黑体" w:hAnsi="黑体" w:eastAsia="黑体" w:cs="宋体"/>
                <w:szCs w:val="21"/>
              </w:rPr>
              <w:t>Id</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Varchar</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50</w:t>
            </w:r>
          </w:p>
        </w:tc>
        <w:tc>
          <w:tcPr>
            <w:tcW w:w="1705" w:type="dxa"/>
            <w:vAlign w:val="center"/>
          </w:tcPr>
          <w:p>
            <w:pPr>
              <w:spacing w:line="360" w:lineRule="auto"/>
              <w:rPr>
                <w:rFonts w:ascii="黑体" w:hAnsi="黑体" w:eastAsia="黑体" w:cs="宋体"/>
                <w:szCs w:val="21"/>
              </w:rPr>
            </w:pPr>
            <w:r>
              <w:rPr>
                <w:rFonts w:hint="eastAsia" w:ascii="黑体" w:hAnsi="黑体" w:eastAsia="黑体" w:cs="宋体"/>
                <w:szCs w:val="21"/>
              </w:rPr>
              <w:t>不空</w:t>
            </w:r>
          </w:p>
        </w:tc>
        <w:tc>
          <w:tcPr>
            <w:tcW w:w="1705"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主键ID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vAlign w:val="center"/>
          </w:tcPr>
          <w:p>
            <w:pPr>
              <w:spacing w:line="360" w:lineRule="auto"/>
              <w:rPr>
                <w:rFonts w:ascii="黑体" w:hAnsi="黑体" w:eastAsia="黑体" w:cs="宋体"/>
                <w:szCs w:val="21"/>
              </w:rPr>
            </w:pPr>
            <w:r>
              <w:rPr>
                <w:rFonts w:hint="eastAsia" w:ascii="黑体" w:hAnsi="黑体" w:eastAsia="黑体" w:cs="宋体"/>
                <w:szCs w:val="21"/>
              </w:rPr>
              <w:t>Truename</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Varchar</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255</w:t>
            </w:r>
          </w:p>
        </w:tc>
        <w:tc>
          <w:tcPr>
            <w:tcW w:w="1705" w:type="dxa"/>
            <w:vAlign w:val="center"/>
          </w:tcPr>
          <w:p>
            <w:pPr>
              <w:spacing w:line="360" w:lineRule="auto"/>
              <w:rPr>
                <w:rFonts w:ascii="黑体" w:hAnsi="黑体" w:eastAsia="黑体" w:cs="宋体"/>
                <w:szCs w:val="21"/>
              </w:rPr>
            </w:pPr>
            <w:r>
              <w:rPr>
                <w:rFonts w:hint="eastAsia" w:ascii="黑体" w:hAnsi="黑体" w:eastAsia="黑体" w:cs="宋体"/>
                <w:szCs w:val="21"/>
              </w:rPr>
              <w:t>不空</w:t>
            </w:r>
          </w:p>
        </w:tc>
        <w:tc>
          <w:tcPr>
            <w:tcW w:w="1705"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管理员姓名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vAlign w:val="center"/>
          </w:tcPr>
          <w:p>
            <w:pPr>
              <w:spacing w:line="360" w:lineRule="auto"/>
              <w:rPr>
                <w:rFonts w:ascii="黑体" w:hAnsi="黑体" w:eastAsia="黑体" w:cs="宋体"/>
                <w:szCs w:val="21"/>
              </w:rPr>
            </w:pPr>
            <w:r>
              <w:rPr>
                <w:rFonts w:hint="eastAsia" w:ascii="黑体" w:hAnsi="黑体" w:eastAsia="黑体" w:cs="宋体"/>
                <w:szCs w:val="21"/>
              </w:rPr>
              <w:t>Username</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Varchar</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20</w:t>
            </w:r>
          </w:p>
        </w:tc>
        <w:tc>
          <w:tcPr>
            <w:tcW w:w="1705" w:type="dxa"/>
            <w:vAlign w:val="center"/>
          </w:tcPr>
          <w:p>
            <w:pPr>
              <w:spacing w:line="360" w:lineRule="auto"/>
              <w:rPr>
                <w:rFonts w:ascii="黑体" w:hAnsi="黑体" w:eastAsia="黑体" w:cs="宋体"/>
                <w:szCs w:val="21"/>
              </w:rPr>
            </w:pPr>
            <w:r>
              <w:rPr>
                <w:rFonts w:hint="eastAsia" w:ascii="黑体" w:hAnsi="黑体" w:eastAsia="黑体" w:cs="宋体"/>
                <w:szCs w:val="21"/>
              </w:rPr>
              <w:t>不空</w:t>
            </w:r>
          </w:p>
        </w:tc>
        <w:tc>
          <w:tcPr>
            <w:tcW w:w="1705"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vAlign w:val="center"/>
          </w:tcPr>
          <w:p>
            <w:pPr>
              <w:spacing w:line="360" w:lineRule="auto"/>
              <w:rPr>
                <w:rFonts w:ascii="黑体" w:hAnsi="黑体" w:eastAsia="黑体" w:cs="宋体"/>
                <w:szCs w:val="21"/>
              </w:rPr>
            </w:pPr>
            <w:r>
              <w:rPr>
                <w:rFonts w:hint="eastAsia" w:ascii="黑体" w:hAnsi="黑体" w:eastAsia="黑体" w:cs="宋体"/>
                <w:szCs w:val="21"/>
              </w:rPr>
              <w:t>Password</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Varchar</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32</w:t>
            </w:r>
          </w:p>
        </w:tc>
        <w:tc>
          <w:tcPr>
            <w:tcW w:w="1705" w:type="dxa"/>
            <w:vAlign w:val="center"/>
          </w:tcPr>
          <w:p>
            <w:pPr>
              <w:spacing w:line="360" w:lineRule="auto"/>
              <w:rPr>
                <w:rFonts w:ascii="黑体" w:hAnsi="黑体" w:eastAsia="黑体" w:cs="宋体"/>
                <w:szCs w:val="21"/>
              </w:rPr>
            </w:pPr>
            <w:r>
              <w:rPr>
                <w:rFonts w:hint="eastAsia" w:ascii="黑体" w:hAnsi="黑体" w:eastAsia="黑体" w:cs="宋体"/>
                <w:szCs w:val="21"/>
              </w:rPr>
              <w:t>不空</w:t>
            </w:r>
          </w:p>
        </w:tc>
        <w:tc>
          <w:tcPr>
            <w:tcW w:w="1705"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vAlign w:val="center"/>
          </w:tcPr>
          <w:p>
            <w:pPr>
              <w:spacing w:line="360" w:lineRule="auto"/>
              <w:rPr>
                <w:rFonts w:ascii="黑体" w:hAnsi="黑体" w:eastAsia="黑体" w:cs="宋体"/>
                <w:szCs w:val="21"/>
              </w:rPr>
            </w:pPr>
            <w:r>
              <w:rPr>
                <w:rFonts w:hint="eastAsia" w:ascii="黑体" w:hAnsi="黑体" w:eastAsia="黑体" w:cs="宋体"/>
                <w:szCs w:val="21"/>
              </w:rPr>
              <w:t>Email</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Varchar</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60</w:t>
            </w:r>
          </w:p>
        </w:tc>
        <w:tc>
          <w:tcPr>
            <w:tcW w:w="1705" w:type="dxa"/>
            <w:vAlign w:val="center"/>
          </w:tcPr>
          <w:p>
            <w:pPr>
              <w:spacing w:line="360" w:lineRule="auto"/>
              <w:rPr>
                <w:rFonts w:ascii="黑体" w:hAnsi="黑体" w:eastAsia="黑体" w:cs="宋体"/>
                <w:szCs w:val="21"/>
              </w:rPr>
            </w:pPr>
            <w:r>
              <w:rPr>
                <w:rFonts w:hint="eastAsia" w:ascii="黑体" w:hAnsi="黑体" w:eastAsia="黑体" w:cs="宋体"/>
                <w:szCs w:val="21"/>
              </w:rPr>
              <w:t>无</w:t>
            </w:r>
          </w:p>
        </w:tc>
        <w:tc>
          <w:tcPr>
            <w:tcW w:w="1705"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邮箱</w:t>
            </w:r>
          </w:p>
        </w:tc>
      </w:tr>
    </w:tbl>
    <w:p>
      <w:pPr>
        <w:spacing w:line="360" w:lineRule="auto"/>
        <w:jc w:val="center"/>
        <w:rPr>
          <w:rFonts w:ascii="PingFangSC-Regular" w:hAnsi="PingFangSC-Regular" w:eastAsia="PingFangSC-Regular"/>
          <w:b/>
          <w:bCs/>
          <w:szCs w:val="21"/>
        </w:rPr>
      </w:pPr>
      <w:r>
        <w:rPr>
          <w:rFonts w:hint="eastAsia" w:ascii="黑体" w:hAnsi="黑体" w:eastAsia="黑体" w:cs="黑体"/>
          <w:b/>
          <w:bCs/>
          <w:szCs w:val="21"/>
        </w:rPr>
        <w:t>表</w:t>
      </w:r>
      <w:r>
        <w:rPr>
          <w:rFonts w:eastAsia="PingFangSC-Regular"/>
          <w:b/>
          <w:bCs/>
          <w:szCs w:val="21"/>
        </w:rPr>
        <w:t>4-</w:t>
      </w:r>
      <w:r>
        <w:rPr>
          <w:rFonts w:hint="eastAsia" w:eastAsia="PingFangSC-Regular"/>
          <w:b/>
          <w:bCs/>
          <w:szCs w:val="21"/>
          <w:lang w:val="en-US" w:eastAsia="zh-CN"/>
        </w:rPr>
        <w:t>2</w:t>
      </w:r>
      <w:r>
        <w:rPr>
          <w:rFonts w:eastAsia="PingFangSC-Regular"/>
          <w:b/>
          <w:bCs/>
          <w:szCs w:val="21"/>
        </w:rPr>
        <w:t xml:space="preserve"> </w:t>
      </w:r>
      <w:r>
        <w:rPr>
          <w:rFonts w:hint="eastAsia" w:ascii="黑体" w:hAnsi="黑体" w:eastAsia="黑体" w:cs="黑体"/>
          <w:b/>
          <w:bCs/>
          <w:szCs w:val="21"/>
        </w:rPr>
        <w:t>采集信息表</w:t>
      </w:r>
    </w:p>
    <w:tbl>
      <w:tblPr>
        <w:tblStyle w:val="1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字段名</w:t>
            </w:r>
          </w:p>
        </w:tc>
        <w:tc>
          <w:tcPr>
            <w:tcW w:w="1704"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数据类型</w:t>
            </w:r>
          </w:p>
        </w:tc>
        <w:tc>
          <w:tcPr>
            <w:tcW w:w="1704"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长度</w:t>
            </w:r>
          </w:p>
        </w:tc>
        <w:tc>
          <w:tcPr>
            <w:tcW w:w="1705"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说明</w:t>
            </w:r>
          </w:p>
        </w:tc>
        <w:tc>
          <w:tcPr>
            <w:tcW w:w="1705"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vAlign w:val="center"/>
          </w:tcPr>
          <w:p>
            <w:pPr>
              <w:spacing w:line="360" w:lineRule="auto"/>
              <w:rPr>
                <w:rFonts w:ascii="黑体" w:hAnsi="黑体" w:eastAsia="黑体" w:cs="宋体"/>
                <w:szCs w:val="21"/>
              </w:rPr>
            </w:pPr>
            <w:r>
              <w:rPr>
                <w:rFonts w:hint="eastAsia" w:ascii="黑体" w:hAnsi="黑体" w:eastAsia="黑体" w:cs="宋体"/>
                <w:szCs w:val="21"/>
              </w:rPr>
              <w:t>Id</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Int</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11</w:t>
            </w:r>
          </w:p>
        </w:tc>
        <w:tc>
          <w:tcPr>
            <w:tcW w:w="1705" w:type="dxa"/>
            <w:vAlign w:val="center"/>
          </w:tcPr>
          <w:p>
            <w:pPr>
              <w:spacing w:line="360" w:lineRule="auto"/>
              <w:rPr>
                <w:rFonts w:ascii="黑体" w:hAnsi="黑体" w:eastAsia="黑体" w:cs="宋体"/>
                <w:szCs w:val="21"/>
              </w:rPr>
            </w:pPr>
            <w:r>
              <w:rPr>
                <w:rFonts w:hint="eastAsia" w:ascii="黑体" w:hAnsi="黑体" w:eastAsia="黑体" w:cs="宋体"/>
                <w:szCs w:val="21"/>
              </w:rPr>
              <w:t>不空</w:t>
            </w:r>
          </w:p>
        </w:tc>
        <w:tc>
          <w:tcPr>
            <w:tcW w:w="1705"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主键ID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vAlign w:val="center"/>
          </w:tcPr>
          <w:p>
            <w:pPr>
              <w:spacing w:line="360" w:lineRule="auto"/>
              <w:rPr>
                <w:rFonts w:ascii="黑体" w:hAnsi="黑体" w:eastAsia="黑体" w:cs="宋体"/>
                <w:szCs w:val="21"/>
              </w:rPr>
            </w:pPr>
            <w:r>
              <w:rPr>
                <w:rFonts w:hint="eastAsia" w:ascii="黑体" w:hAnsi="黑体" w:eastAsia="黑体" w:cs="宋体"/>
                <w:szCs w:val="21"/>
              </w:rPr>
              <w:t>Sensor_name</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Varchar</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255</w:t>
            </w:r>
          </w:p>
        </w:tc>
        <w:tc>
          <w:tcPr>
            <w:tcW w:w="1705" w:type="dxa"/>
            <w:vAlign w:val="center"/>
          </w:tcPr>
          <w:p>
            <w:pPr>
              <w:spacing w:line="360" w:lineRule="auto"/>
              <w:rPr>
                <w:rFonts w:ascii="黑体" w:hAnsi="黑体" w:eastAsia="黑体" w:cs="宋体"/>
                <w:szCs w:val="21"/>
              </w:rPr>
            </w:pPr>
            <w:r>
              <w:rPr>
                <w:rFonts w:hint="eastAsia" w:ascii="黑体" w:hAnsi="黑体" w:eastAsia="黑体" w:cs="宋体"/>
                <w:szCs w:val="21"/>
              </w:rPr>
              <w:t>不空</w:t>
            </w:r>
          </w:p>
        </w:tc>
        <w:tc>
          <w:tcPr>
            <w:tcW w:w="1705"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传感器数据类型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vAlign w:val="center"/>
          </w:tcPr>
          <w:p>
            <w:pPr>
              <w:spacing w:line="360" w:lineRule="auto"/>
              <w:rPr>
                <w:rFonts w:ascii="黑体" w:hAnsi="黑体" w:eastAsia="黑体" w:cs="宋体"/>
                <w:szCs w:val="21"/>
              </w:rPr>
            </w:pPr>
            <w:r>
              <w:rPr>
                <w:rFonts w:hint="eastAsia" w:ascii="黑体" w:hAnsi="黑体" w:eastAsia="黑体" w:cs="宋体"/>
                <w:szCs w:val="21"/>
              </w:rPr>
              <w:t>Digit</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Double</w:t>
            </w:r>
          </w:p>
        </w:tc>
        <w:tc>
          <w:tcPr>
            <w:tcW w:w="1704" w:type="dxa"/>
            <w:vAlign w:val="center"/>
          </w:tcPr>
          <w:p>
            <w:pPr>
              <w:autoSpaceDE w:val="0"/>
              <w:autoSpaceDN w:val="0"/>
              <w:adjustRightInd w:val="0"/>
              <w:spacing w:line="360" w:lineRule="auto"/>
              <w:jc w:val="left"/>
              <w:rPr>
                <w:rFonts w:ascii="黑体" w:hAnsi="黑体" w:eastAsia="黑体" w:cs="宋体"/>
                <w:szCs w:val="21"/>
              </w:rPr>
            </w:pPr>
          </w:p>
        </w:tc>
        <w:tc>
          <w:tcPr>
            <w:tcW w:w="1705" w:type="dxa"/>
            <w:vAlign w:val="center"/>
          </w:tcPr>
          <w:p>
            <w:pPr>
              <w:spacing w:line="360" w:lineRule="auto"/>
              <w:rPr>
                <w:rFonts w:ascii="黑体" w:hAnsi="黑体" w:eastAsia="黑体" w:cs="宋体"/>
                <w:szCs w:val="21"/>
              </w:rPr>
            </w:pPr>
            <w:r>
              <w:rPr>
                <w:rFonts w:hint="eastAsia" w:ascii="黑体" w:hAnsi="黑体" w:eastAsia="黑体" w:cs="宋体"/>
                <w:szCs w:val="21"/>
              </w:rPr>
              <w:t>无</w:t>
            </w:r>
          </w:p>
        </w:tc>
        <w:tc>
          <w:tcPr>
            <w:tcW w:w="1705"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采集数值</w:t>
            </w:r>
          </w:p>
        </w:tc>
      </w:tr>
    </w:tbl>
    <w:p>
      <w:pPr>
        <w:spacing w:line="360" w:lineRule="auto"/>
        <w:rPr>
          <w:rFonts w:ascii="PingFangSC-Regular" w:hAnsi="PingFangSC-Regular" w:eastAsia="PingFangSC-Regular"/>
          <w:b/>
          <w:bCs/>
          <w:szCs w:val="21"/>
        </w:rPr>
      </w:pPr>
    </w:p>
    <w:p>
      <w:pPr>
        <w:spacing w:line="360" w:lineRule="auto"/>
        <w:rPr>
          <w:rFonts w:ascii="PingFangSC-Regular" w:hAnsi="PingFangSC-Regular" w:eastAsia="PingFangSC-Regular"/>
          <w:b/>
          <w:bCs/>
          <w:szCs w:val="21"/>
        </w:rPr>
      </w:pPr>
    </w:p>
    <w:p>
      <w:pPr>
        <w:spacing w:line="360" w:lineRule="auto"/>
        <w:rPr>
          <w:rFonts w:ascii="PingFangSC-Regular" w:hAnsi="PingFangSC-Regular" w:eastAsia="PingFangSC-Regular"/>
          <w:b/>
          <w:bCs/>
          <w:szCs w:val="21"/>
        </w:rPr>
      </w:pPr>
    </w:p>
    <w:p>
      <w:pPr>
        <w:spacing w:line="360" w:lineRule="auto"/>
        <w:jc w:val="center"/>
        <w:rPr>
          <w:rFonts w:ascii="PingFangSC-Regular" w:hAnsi="PingFangSC-Regular" w:eastAsia="PingFangSC-Regular"/>
          <w:b/>
          <w:bCs/>
          <w:szCs w:val="21"/>
        </w:rPr>
      </w:pPr>
      <w:r>
        <w:rPr>
          <w:rFonts w:hint="eastAsia" w:ascii="黑体" w:hAnsi="黑体" w:eastAsia="黑体" w:cs="黑体"/>
          <w:b/>
          <w:bCs/>
          <w:szCs w:val="21"/>
        </w:rPr>
        <w:t>表</w:t>
      </w:r>
      <w:r>
        <w:rPr>
          <w:rFonts w:eastAsia="PingFangSC-Regular"/>
          <w:b/>
          <w:bCs/>
          <w:szCs w:val="21"/>
        </w:rPr>
        <w:t>4-</w:t>
      </w:r>
      <w:r>
        <w:rPr>
          <w:rFonts w:hint="eastAsia" w:eastAsia="PingFangSC-Regular"/>
          <w:b/>
          <w:bCs/>
          <w:szCs w:val="21"/>
          <w:lang w:val="en-US" w:eastAsia="zh-CN"/>
        </w:rPr>
        <w:t>3</w:t>
      </w:r>
      <w:r>
        <w:rPr>
          <w:rFonts w:hint="eastAsia" w:ascii="PingFangSC-Regular" w:hAnsi="PingFangSC-Regular" w:eastAsia="PingFangSC-Regular"/>
          <w:b/>
          <w:bCs/>
          <w:szCs w:val="21"/>
        </w:rPr>
        <w:t xml:space="preserve"> </w:t>
      </w:r>
      <w:r>
        <w:rPr>
          <w:rFonts w:hint="eastAsia" w:ascii="黑体" w:hAnsi="黑体" w:eastAsia="黑体" w:cs="黑体"/>
          <w:b/>
          <w:bCs/>
          <w:szCs w:val="21"/>
        </w:rPr>
        <w:t>控制状态表</w:t>
      </w:r>
    </w:p>
    <w:tbl>
      <w:tblPr>
        <w:tblStyle w:val="1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字段名</w:t>
            </w:r>
          </w:p>
        </w:tc>
        <w:tc>
          <w:tcPr>
            <w:tcW w:w="1704"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数据类型</w:t>
            </w:r>
          </w:p>
        </w:tc>
        <w:tc>
          <w:tcPr>
            <w:tcW w:w="1704"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长度</w:t>
            </w:r>
          </w:p>
        </w:tc>
        <w:tc>
          <w:tcPr>
            <w:tcW w:w="1705"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说明</w:t>
            </w:r>
          </w:p>
        </w:tc>
        <w:tc>
          <w:tcPr>
            <w:tcW w:w="1705"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vAlign w:val="center"/>
          </w:tcPr>
          <w:p>
            <w:pPr>
              <w:spacing w:line="360" w:lineRule="auto"/>
              <w:rPr>
                <w:rFonts w:ascii="黑体" w:hAnsi="黑体" w:eastAsia="黑体" w:cs="宋体"/>
                <w:szCs w:val="21"/>
              </w:rPr>
            </w:pPr>
            <w:r>
              <w:rPr>
                <w:rFonts w:hint="eastAsia" w:ascii="黑体" w:hAnsi="黑体" w:eastAsia="黑体" w:cs="宋体"/>
                <w:szCs w:val="21"/>
              </w:rPr>
              <w:t>Id</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Int</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11</w:t>
            </w:r>
          </w:p>
        </w:tc>
        <w:tc>
          <w:tcPr>
            <w:tcW w:w="1705" w:type="dxa"/>
            <w:vAlign w:val="center"/>
          </w:tcPr>
          <w:p>
            <w:pPr>
              <w:spacing w:line="360" w:lineRule="auto"/>
              <w:rPr>
                <w:rFonts w:ascii="黑体" w:hAnsi="黑体" w:eastAsia="黑体" w:cs="宋体"/>
                <w:szCs w:val="21"/>
              </w:rPr>
            </w:pPr>
            <w:r>
              <w:rPr>
                <w:rFonts w:hint="eastAsia" w:ascii="黑体" w:hAnsi="黑体" w:eastAsia="黑体" w:cs="宋体"/>
                <w:szCs w:val="21"/>
              </w:rPr>
              <w:t>不空</w:t>
            </w:r>
          </w:p>
        </w:tc>
        <w:tc>
          <w:tcPr>
            <w:tcW w:w="1705"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主键ID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vAlign w:val="center"/>
          </w:tcPr>
          <w:p>
            <w:pPr>
              <w:spacing w:line="360" w:lineRule="auto"/>
              <w:rPr>
                <w:rFonts w:ascii="黑体" w:hAnsi="黑体" w:eastAsia="黑体" w:cs="宋体"/>
                <w:szCs w:val="21"/>
              </w:rPr>
            </w:pPr>
            <w:r>
              <w:rPr>
                <w:rFonts w:hint="eastAsia" w:ascii="黑体" w:hAnsi="黑体" w:eastAsia="黑体" w:cs="宋体"/>
                <w:szCs w:val="21"/>
              </w:rPr>
              <w:t>Equip_name</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Varchar</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255</w:t>
            </w:r>
          </w:p>
        </w:tc>
        <w:tc>
          <w:tcPr>
            <w:tcW w:w="1705" w:type="dxa"/>
            <w:vAlign w:val="center"/>
          </w:tcPr>
          <w:p>
            <w:pPr>
              <w:spacing w:line="360" w:lineRule="auto"/>
              <w:rPr>
                <w:rFonts w:ascii="黑体" w:hAnsi="黑体" w:eastAsia="黑体" w:cs="宋体"/>
                <w:szCs w:val="21"/>
              </w:rPr>
            </w:pPr>
            <w:r>
              <w:rPr>
                <w:rFonts w:hint="eastAsia" w:ascii="黑体" w:hAnsi="黑体" w:eastAsia="黑体" w:cs="宋体"/>
                <w:szCs w:val="21"/>
              </w:rPr>
              <w:t>不空</w:t>
            </w:r>
          </w:p>
        </w:tc>
        <w:tc>
          <w:tcPr>
            <w:tcW w:w="1705"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调控设备名称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vAlign w:val="center"/>
          </w:tcPr>
          <w:p>
            <w:pPr>
              <w:spacing w:line="360" w:lineRule="auto"/>
              <w:rPr>
                <w:rFonts w:ascii="黑体" w:hAnsi="黑体" w:eastAsia="黑体" w:cs="宋体"/>
                <w:szCs w:val="21"/>
              </w:rPr>
            </w:pPr>
            <w:r>
              <w:rPr>
                <w:rFonts w:hint="eastAsia" w:ascii="黑体" w:hAnsi="黑体" w:eastAsia="黑体" w:cs="宋体"/>
                <w:szCs w:val="21"/>
              </w:rPr>
              <w:t>state</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Varchar</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255</w:t>
            </w:r>
          </w:p>
        </w:tc>
        <w:tc>
          <w:tcPr>
            <w:tcW w:w="1705" w:type="dxa"/>
            <w:vAlign w:val="center"/>
          </w:tcPr>
          <w:p>
            <w:pPr>
              <w:spacing w:line="360" w:lineRule="auto"/>
              <w:rPr>
                <w:rFonts w:ascii="黑体" w:hAnsi="黑体" w:eastAsia="黑体" w:cs="宋体"/>
                <w:szCs w:val="21"/>
              </w:rPr>
            </w:pPr>
            <w:r>
              <w:rPr>
                <w:rFonts w:hint="eastAsia" w:ascii="黑体" w:hAnsi="黑体" w:eastAsia="黑体" w:cs="宋体"/>
                <w:szCs w:val="21"/>
              </w:rPr>
              <w:t>不空</w:t>
            </w:r>
          </w:p>
        </w:tc>
        <w:tc>
          <w:tcPr>
            <w:tcW w:w="1705"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设备的开关状态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vAlign w:val="center"/>
          </w:tcPr>
          <w:p>
            <w:pPr>
              <w:spacing w:line="360" w:lineRule="auto"/>
              <w:rPr>
                <w:rFonts w:ascii="黑体" w:hAnsi="黑体" w:eastAsia="黑体" w:cs="宋体"/>
                <w:szCs w:val="21"/>
              </w:rPr>
            </w:pPr>
            <w:r>
              <w:rPr>
                <w:rFonts w:hint="eastAsia" w:ascii="黑体" w:hAnsi="黑体" w:eastAsia="黑体" w:cs="宋体"/>
                <w:szCs w:val="21"/>
              </w:rPr>
              <w:t>Password</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Varchar</w:t>
            </w:r>
          </w:p>
        </w:tc>
        <w:tc>
          <w:tcPr>
            <w:tcW w:w="1704"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255</w:t>
            </w:r>
          </w:p>
        </w:tc>
        <w:tc>
          <w:tcPr>
            <w:tcW w:w="1705" w:type="dxa"/>
            <w:vAlign w:val="center"/>
          </w:tcPr>
          <w:p>
            <w:pPr>
              <w:spacing w:line="360" w:lineRule="auto"/>
              <w:rPr>
                <w:rFonts w:ascii="黑体" w:hAnsi="黑体" w:eastAsia="黑体" w:cs="宋体"/>
                <w:szCs w:val="21"/>
              </w:rPr>
            </w:pPr>
            <w:r>
              <w:rPr>
                <w:rFonts w:hint="eastAsia" w:ascii="黑体" w:hAnsi="黑体" w:eastAsia="黑体" w:cs="宋体"/>
                <w:szCs w:val="21"/>
              </w:rPr>
              <w:t>不空</w:t>
            </w:r>
          </w:p>
        </w:tc>
        <w:tc>
          <w:tcPr>
            <w:tcW w:w="1705" w:type="dxa"/>
            <w:vAlign w:val="center"/>
          </w:tcPr>
          <w:p>
            <w:pPr>
              <w:autoSpaceDE w:val="0"/>
              <w:autoSpaceDN w:val="0"/>
              <w:adjustRightInd w:val="0"/>
              <w:spacing w:line="360" w:lineRule="auto"/>
              <w:jc w:val="left"/>
              <w:rPr>
                <w:rFonts w:ascii="黑体" w:hAnsi="黑体" w:eastAsia="黑体" w:cs="宋体"/>
                <w:szCs w:val="21"/>
              </w:rPr>
            </w:pPr>
            <w:r>
              <w:rPr>
                <w:rFonts w:hint="eastAsia" w:ascii="黑体" w:hAnsi="黑体" w:eastAsia="黑体" w:cs="宋体"/>
                <w:szCs w:val="21"/>
              </w:rPr>
              <w:t>所属继电器地址</w:t>
            </w:r>
          </w:p>
        </w:tc>
      </w:tr>
    </w:tbl>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outlineLvl w:val="1"/>
        <w:rPr>
          <w:rFonts w:ascii="PingFangSC-Regular" w:hAnsi="PingFangSC-Regular" w:eastAsia="PingFangSC-Regular"/>
          <w:b/>
          <w:bCs/>
          <w:sz w:val="24"/>
        </w:rPr>
      </w:pPr>
      <w:bookmarkStart w:id="45" w:name="_Toc3616"/>
      <w:r>
        <w:rPr>
          <w:rFonts w:eastAsia="PingFangSC-Regular"/>
          <w:b/>
          <w:bCs/>
          <w:sz w:val="24"/>
        </w:rPr>
        <w:t>4.</w:t>
      </w:r>
      <w:r>
        <w:rPr>
          <w:rFonts w:hint="eastAsia" w:eastAsia="PingFangSC-Regular"/>
          <w:b/>
          <w:bCs/>
          <w:sz w:val="24"/>
          <w:lang w:val="en-US" w:eastAsia="zh-CN"/>
        </w:rPr>
        <w:t>3</w:t>
      </w:r>
      <w:r>
        <w:rPr>
          <w:rFonts w:hint="eastAsia" w:ascii="PingFangSC-Regular" w:hAnsi="PingFangSC-Regular" w:eastAsia="PingFangSC-Regular"/>
          <w:b/>
          <w:bCs/>
          <w:sz w:val="24"/>
        </w:rPr>
        <w:t xml:space="preserve"> </w:t>
      </w:r>
      <w:r>
        <w:rPr>
          <w:rFonts w:hint="eastAsia" w:ascii="宋体" w:hAnsi="宋体" w:cs="宋体"/>
          <w:b/>
          <w:bCs/>
          <w:sz w:val="24"/>
        </w:rPr>
        <w:t>网关软件设计与实现</w:t>
      </w:r>
      <w:bookmarkEnd w:id="45"/>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rPr>
          <w:rFonts w:ascii="PingFangSC-Regular" w:hAnsi="PingFangSC-Regular" w:eastAsia="PingFangSC-Regular"/>
          <w:sz w:val="24"/>
        </w:rPr>
      </w:pPr>
      <w:r>
        <w:rPr>
          <w:rFonts w:eastAsia="PingFangSC-Regular"/>
          <w:sz w:val="24"/>
        </w:rPr>
        <w:t>4.</w:t>
      </w:r>
      <w:r>
        <w:rPr>
          <w:rFonts w:hint="eastAsia" w:eastAsia="PingFangSC-Regular"/>
          <w:sz w:val="24"/>
          <w:lang w:val="en-US" w:eastAsia="zh-CN"/>
        </w:rPr>
        <w:t>3</w:t>
      </w:r>
      <w:r>
        <w:rPr>
          <w:rFonts w:eastAsia="PingFangSC-Regular"/>
          <w:sz w:val="24"/>
        </w:rPr>
        <w:t>.1</w:t>
      </w:r>
      <w:r>
        <w:rPr>
          <w:rFonts w:hint="eastAsia" w:ascii="宋体" w:hAnsi="宋体" w:cs="宋体"/>
          <w:sz w:val="24"/>
        </w:rPr>
        <w:t>连接网关</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ind w:firstLine="480" w:firstLineChars="200"/>
        <w:rPr>
          <w:rFonts w:ascii="宋体" w:hAnsi="宋体"/>
          <w:sz w:val="24"/>
        </w:rPr>
      </w:pPr>
      <w:r>
        <w:rPr>
          <w:rFonts w:hint="eastAsia" w:ascii="宋体" w:hAnsi="宋体"/>
          <w:sz w:val="24"/>
        </w:rPr>
        <w:t>为了实现系统中信息采集的功能，此部分进行了网关软件设计，这里将网关的软件设计分成两方面。首先是启动线程，开始连接网关；其次是网关验证通过后进入系统主界面。附录中的表</w:t>
      </w:r>
      <w:r>
        <w:rPr>
          <w:rFonts w:hint="default" w:ascii="Times New Roman" w:hAnsi="Times New Roman" w:cs="Times New Roman"/>
          <w:sz w:val="24"/>
          <w:lang w:val="en-US" w:eastAsia="zh-CN"/>
        </w:rPr>
        <w:t>A1</w:t>
      </w:r>
      <w:r>
        <w:rPr>
          <w:rFonts w:hint="eastAsia" w:ascii="宋体" w:hAnsi="宋体"/>
          <w:sz w:val="24"/>
        </w:rPr>
        <w:t>详细说明了连接网关所涉及到的类。</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PingFangSC-Regular" w:hAnsi="PingFangSC-Regular" w:eastAsia="PingFangSC-Regular"/>
          <w:sz w:val="24"/>
        </w:rPr>
      </w:pPr>
      <w:r>
        <w:rPr>
          <w:rFonts w:eastAsia="PingFangSC-Regular"/>
          <w:sz w:val="24"/>
        </w:rPr>
        <w:t>4.</w:t>
      </w:r>
      <w:r>
        <w:rPr>
          <w:rFonts w:hint="eastAsia" w:eastAsia="PingFangSC-Regular"/>
          <w:sz w:val="24"/>
          <w:lang w:val="en-US" w:eastAsia="zh-CN"/>
        </w:rPr>
        <w:t>3</w:t>
      </w:r>
      <w:r>
        <w:rPr>
          <w:rFonts w:eastAsia="PingFangSC-Regular"/>
          <w:sz w:val="24"/>
        </w:rPr>
        <w:t>.2</w:t>
      </w:r>
      <w:r>
        <w:rPr>
          <w:rFonts w:hint="eastAsia" w:ascii="PingFangSC-Regular" w:hAnsi="PingFangSC-Regular" w:eastAsia="PingFangSC-Regular"/>
          <w:sz w:val="24"/>
        </w:rPr>
        <w:t xml:space="preserve"> </w:t>
      </w:r>
      <w:r>
        <w:rPr>
          <w:rFonts w:hint="eastAsia" w:ascii="宋体" w:hAnsi="宋体" w:cs="宋体"/>
          <w:sz w:val="24"/>
        </w:rPr>
        <w:t>跳转界面</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ind w:firstLine="480" w:firstLineChars="200"/>
        <w:jc w:val="left"/>
        <w:rPr>
          <w:rFonts w:ascii="宋体" w:hAnsi="宋体" w:cs="宋体"/>
          <w:sz w:val="24"/>
          <w:szCs w:val="22"/>
        </w:rPr>
      </w:pPr>
      <w:r>
        <w:rPr>
          <w:rFonts w:hint="eastAsia" w:ascii="宋体" w:hAnsi="宋体" w:cs="宋体"/>
          <w:sz w:val="24"/>
          <w:szCs w:val="22"/>
        </w:rPr>
        <w:t>当系统的主线程接受连接网关线程的成功返回的指令后，会跳转到主页面，图</w:t>
      </w:r>
      <w:r>
        <w:rPr>
          <w:rFonts w:eastAsia="微软雅黑"/>
          <w:sz w:val="24"/>
          <w:szCs w:val="22"/>
        </w:rPr>
        <w:t>4-</w:t>
      </w:r>
      <w:r>
        <w:rPr>
          <w:rFonts w:hint="eastAsia" w:eastAsia="微软雅黑"/>
          <w:sz w:val="24"/>
          <w:szCs w:val="22"/>
          <w:lang w:val="en-US" w:eastAsia="zh-CN"/>
        </w:rPr>
        <w:t>6</w:t>
      </w:r>
      <w:r>
        <w:rPr>
          <w:rFonts w:hint="eastAsia" w:ascii="宋体" w:hAnsi="宋体" w:cs="宋体"/>
          <w:sz w:val="24"/>
          <w:szCs w:val="22"/>
        </w:rPr>
        <w:t>为系统的主界面图：</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pPr>
      <w:r>
        <w:rPr>
          <w:rFonts w:hint="eastAsia" w:ascii="宋体" w:hAnsi="宋体" w:cs="宋体"/>
          <w:sz w:val="24"/>
          <w:szCs w:val="22"/>
        </w:rPr>
        <w:drawing>
          <wp:inline distT="0" distB="0" distL="114300" distR="114300">
            <wp:extent cx="5488305" cy="1983105"/>
            <wp:effectExtent l="0" t="0" r="7620" b="7620"/>
            <wp:docPr id="4" name="图片 10" descr="F(R1OLOO4$]B_$SVJ{0S0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F(R1OLOO4$]B_$SVJ{0S0CU"/>
                    <pic:cNvPicPr>
                      <a:picLocks noChangeAspect="1"/>
                    </pic:cNvPicPr>
                  </pic:nvPicPr>
                  <pic:blipFill>
                    <a:blip r:embed="rId27"/>
                    <a:stretch>
                      <a:fillRect/>
                    </a:stretch>
                  </pic:blipFill>
                  <pic:spPr>
                    <a:xfrm>
                      <a:off x="0" y="0"/>
                      <a:ext cx="5488305" cy="1983105"/>
                    </a:xfrm>
                    <a:prstGeom prst="rect">
                      <a:avLst/>
                    </a:prstGeom>
                    <a:noFill/>
                    <a:ln>
                      <a:noFill/>
                    </a:ln>
                  </pic:spPr>
                </pic:pic>
              </a:graphicData>
            </a:graphic>
          </wp:inline>
        </w:drawing>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center"/>
        <w:rPr>
          <w:rFonts w:ascii="宋体" w:hAnsi="宋体"/>
          <w:sz w:val="24"/>
        </w:rPr>
      </w:pPr>
      <w:r>
        <w:rPr>
          <w:rFonts w:hint="eastAsia" w:ascii="黑体" w:hAnsi="黑体" w:eastAsia="黑体" w:cs="黑体"/>
          <w:b/>
          <w:bCs/>
        </w:rPr>
        <w:t>图4-</w:t>
      </w:r>
      <w:r>
        <w:rPr>
          <w:rFonts w:hint="eastAsia" w:ascii="黑体" w:hAnsi="黑体" w:eastAsia="黑体" w:cs="黑体"/>
          <w:b/>
          <w:bCs/>
          <w:lang w:val="en-US" w:eastAsia="zh-CN"/>
        </w:rPr>
        <w:t>6</w:t>
      </w:r>
      <w:r>
        <w:rPr>
          <w:rFonts w:hint="eastAsia" w:ascii="黑体" w:hAnsi="黑体" w:eastAsia="黑体" w:cs="黑体"/>
          <w:b/>
          <w:bCs/>
        </w:rPr>
        <w:t xml:space="preserve"> 主界面图</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宋体" w:hAnsi="宋体" w:cs="宋体"/>
          <w:sz w:val="24"/>
          <w:szCs w:val="22"/>
        </w:rPr>
      </w:pPr>
      <w:r>
        <w:rPr>
          <w:rFonts w:hint="eastAsia" w:ascii="宋体" w:hAnsi="宋体" w:cs="宋体"/>
          <w:sz w:val="24"/>
          <w:szCs w:val="22"/>
        </w:rPr>
        <w:t>若系统接收的是失败的返回指令，则会跳转到登录失败的界面，如图</w:t>
      </w:r>
      <w:r>
        <w:rPr>
          <w:rFonts w:hint="eastAsia" w:eastAsia="微软雅黑"/>
          <w:sz w:val="24"/>
          <w:szCs w:val="22"/>
        </w:rPr>
        <w:t>4-</w:t>
      </w:r>
      <w:r>
        <w:rPr>
          <w:rFonts w:hint="eastAsia" w:eastAsia="微软雅黑"/>
          <w:sz w:val="24"/>
          <w:szCs w:val="22"/>
          <w:lang w:val="en-US" w:eastAsia="zh-CN"/>
        </w:rPr>
        <w:t>7</w:t>
      </w:r>
      <w:r>
        <w:rPr>
          <w:rFonts w:hint="eastAsia" w:ascii="宋体" w:hAnsi="宋体" w:cs="宋体"/>
          <w:sz w:val="24"/>
          <w:szCs w:val="22"/>
        </w:rPr>
        <w:t>所示:</w:t>
      </w:r>
    </w:p>
    <w:p>
      <w:pPr>
        <w:widowControl/>
        <w:spacing w:line="360" w:lineRule="auto"/>
        <w:jc w:val="center"/>
        <w:rPr>
          <w:rFonts w:ascii="宋体" w:hAnsi="宋体" w:cs="宋体"/>
          <w:kern w:val="0"/>
          <w:sz w:val="24"/>
          <w:szCs w:val="24"/>
          <w:lang w:bidi="ar"/>
        </w:rPr>
      </w:pPr>
      <w:r>
        <w:rPr>
          <w:rFonts w:ascii="宋体" w:hAnsi="宋体" w:cs="宋体"/>
          <w:kern w:val="0"/>
          <w:sz w:val="24"/>
          <w:szCs w:val="24"/>
          <w:lang w:bidi="ar"/>
        </w:rPr>
        <w:fldChar w:fldCharType="begin"/>
      </w:r>
      <w:r>
        <w:rPr>
          <w:rFonts w:ascii="宋体" w:hAnsi="宋体" w:cs="宋体"/>
          <w:kern w:val="0"/>
          <w:sz w:val="24"/>
          <w:szCs w:val="24"/>
          <w:lang w:bidi="ar"/>
        </w:rPr>
        <w:instrText xml:space="preserve">INCLUDEPICTURE \d "C:\\Users\\wait\\AppData\\Roaming\\Tencent\\Users\\374408085\\QQ\\WinTemp\\RichOle\\FE5B~UVC2I(G1V7_U_12)OF.png" \* MERGEFORMATINET </w:instrText>
      </w:r>
      <w:r>
        <w:rPr>
          <w:rFonts w:ascii="宋体" w:hAnsi="宋体" w:cs="宋体"/>
          <w:kern w:val="0"/>
          <w:sz w:val="24"/>
          <w:szCs w:val="24"/>
          <w:lang w:bidi="ar"/>
        </w:rPr>
        <w:fldChar w:fldCharType="separate"/>
      </w:r>
      <w:r>
        <w:rPr>
          <w:rFonts w:ascii="宋体" w:hAnsi="宋体" w:cs="宋体"/>
          <w:kern w:val="0"/>
          <w:sz w:val="24"/>
          <w:szCs w:val="24"/>
        </w:rPr>
        <w:drawing>
          <wp:inline distT="0" distB="0" distL="114300" distR="114300">
            <wp:extent cx="5312410" cy="2255520"/>
            <wp:effectExtent l="0" t="0" r="2540" b="190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28"/>
                    <a:stretch>
                      <a:fillRect/>
                    </a:stretch>
                  </pic:blipFill>
                  <pic:spPr>
                    <a:xfrm>
                      <a:off x="0" y="0"/>
                      <a:ext cx="5312410" cy="2255520"/>
                    </a:xfrm>
                    <a:prstGeom prst="rect">
                      <a:avLst/>
                    </a:prstGeom>
                    <a:noFill/>
                    <a:ln>
                      <a:noFill/>
                    </a:ln>
                  </pic:spPr>
                </pic:pic>
              </a:graphicData>
            </a:graphic>
          </wp:inline>
        </w:drawing>
      </w:r>
      <w:r>
        <w:rPr>
          <w:rFonts w:ascii="宋体" w:hAnsi="宋体" w:cs="宋体"/>
          <w:kern w:val="0"/>
          <w:sz w:val="24"/>
          <w:szCs w:val="24"/>
          <w:lang w:bidi="ar"/>
        </w:rPr>
        <w:fldChar w:fldCharType="end"/>
      </w:r>
    </w:p>
    <w:p>
      <w:pPr>
        <w:widowControl/>
        <w:spacing w:line="360" w:lineRule="auto"/>
        <w:ind w:firstLine="720"/>
        <w:jc w:val="center"/>
        <w:rPr>
          <w:rFonts w:hint="eastAsia" w:ascii="黑体" w:hAnsi="黑体" w:eastAsia="黑体" w:cs="黑体"/>
          <w:b/>
          <w:bCs/>
          <w:kern w:val="0"/>
          <w:szCs w:val="21"/>
          <w:lang w:bidi="ar"/>
        </w:rPr>
      </w:pPr>
      <w:r>
        <w:rPr>
          <w:rFonts w:hint="eastAsia" w:ascii="黑体" w:hAnsi="黑体" w:eastAsia="黑体" w:cs="黑体"/>
          <w:b/>
          <w:bCs/>
          <w:kern w:val="0"/>
          <w:szCs w:val="21"/>
          <w:lang w:bidi="ar"/>
        </w:rPr>
        <w:t>图4-</w:t>
      </w:r>
      <w:r>
        <w:rPr>
          <w:rFonts w:hint="eastAsia" w:ascii="黑体" w:hAnsi="黑体" w:eastAsia="黑体" w:cs="黑体"/>
          <w:b/>
          <w:bCs/>
          <w:kern w:val="0"/>
          <w:szCs w:val="21"/>
          <w:lang w:val="en-US" w:eastAsia="zh-CN" w:bidi="ar"/>
        </w:rPr>
        <w:t>7</w:t>
      </w:r>
      <w:r>
        <w:rPr>
          <w:rFonts w:hint="eastAsia" w:ascii="黑体" w:hAnsi="黑体" w:eastAsia="黑体" w:cs="黑体"/>
          <w:b/>
          <w:bCs/>
          <w:kern w:val="0"/>
          <w:szCs w:val="21"/>
          <w:lang w:bidi="ar"/>
        </w:rPr>
        <w:t xml:space="preserve"> 登录失败图</w:t>
      </w: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outlineLvl w:val="1"/>
        <w:rPr>
          <w:rFonts w:hint="eastAsia" w:ascii="PingFangSC-Regular" w:hAnsi="PingFangSC-Regular" w:eastAsia="PingFangSC-Regular"/>
          <w:sz w:val="24"/>
        </w:rPr>
      </w:pPr>
      <w:bookmarkStart w:id="46" w:name="_Toc25143"/>
      <w:r>
        <w:rPr>
          <w:rFonts w:eastAsia="PingFangSC-Regular"/>
          <w:b/>
          <w:bCs/>
          <w:sz w:val="24"/>
        </w:rPr>
        <w:t>4.</w:t>
      </w:r>
      <w:r>
        <w:rPr>
          <w:rFonts w:hint="eastAsia" w:eastAsia="PingFangSC-Regular"/>
          <w:b/>
          <w:bCs/>
          <w:sz w:val="24"/>
          <w:lang w:val="en-US" w:eastAsia="zh-CN"/>
        </w:rPr>
        <w:t>4</w:t>
      </w:r>
      <w:r>
        <w:rPr>
          <w:rFonts w:hint="eastAsia" w:ascii="PingFangSC-Regular" w:hAnsi="PingFangSC-Regular" w:eastAsia="PingFangSC-Regular"/>
          <w:b/>
          <w:bCs/>
          <w:sz w:val="24"/>
        </w:rPr>
        <w:t xml:space="preserve"> </w:t>
      </w:r>
      <w:r>
        <w:rPr>
          <w:rFonts w:hint="eastAsia" w:ascii="宋体" w:hAnsi="宋体" w:eastAsia="PingFangSC-Regular" w:cs="宋体"/>
          <w:b/>
          <w:bCs/>
          <w:sz w:val="24"/>
          <w:lang w:val="en-US" w:eastAsia="zh-CN"/>
        </w:rPr>
        <w:t>系统</w:t>
      </w:r>
      <w:r>
        <w:rPr>
          <w:rFonts w:hint="eastAsia" w:ascii="宋体" w:hAnsi="宋体" w:cs="宋体"/>
          <w:b/>
          <w:bCs/>
          <w:sz w:val="24"/>
        </w:rPr>
        <w:t>软件设计与实现</w:t>
      </w:r>
      <w:bookmarkEnd w:id="46"/>
      <w:r>
        <w:rPr>
          <w:rFonts w:hint="eastAsia" w:ascii="PingFangSC-Regular" w:hAnsi="PingFangSC-Regular" w:eastAsia="PingFangSC-Regular"/>
          <w:sz w:val="24"/>
        </w:rPr>
        <w:tab/>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outlineLvl w:val="9"/>
        <w:rPr>
          <w:rFonts w:hint="eastAsia" w:ascii="宋体" w:hAnsi="宋体" w:eastAsia="宋体" w:cs="宋体"/>
          <w:sz w:val="24"/>
          <w:lang w:val="en-US" w:eastAsia="zh-CN"/>
        </w:rPr>
      </w:pPr>
      <w:r>
        <w:rPr>
          <w:rFonts w:hint="default" w:ascii="Times New Roman" w:hAnsi="Times New Roman" w:eastAsia="PingFangSC-Regular" w:cs="Times New Roman"/>
          <w:sz w:val="24"/>
          <w:lang w:val="en-US" w:eastAsia="zh-CN"/>
        </w:rPr>
        <w:t>4.</w:t>
      </w:r>
      <w:r>
        <w:rPr>
          <w:rFonts w:hint="eastAsia" w:eastAsia="PingFangSC-Regular" w:cs="Times New Roman"/>
          <w:sz w:val="24"/>
          <w:lang w:val="en-US" w:eastAsia="zh-CN"/>
        </w:rPr>
        <w:t>4</w:t>
      </w:r>
      <w:r>
        <w:rPr>
          <w:rFonts w:hint="default" w:ascii="Times New Roman" w:hAnsi="Times New Roman" w:eastAsia="PingFangSC-Regular" w:cs="Times New Roman"/>
          <w:sz w:val="24"/>
          <w:lang w:val="en-US" w:eastAsia="zh-CN"/>
        </w:rPr>
        <w:t xml:space="preserve">.1 </w:t>
      </w:r>
      <w:r>
        <w:rPr>
          <w:rFonts w:hint="eastAsia" w:ascii="宋体" w:hAnsi="宋体" w:eastAsia="宋体" w:cs="宋体"/>
          <w:sz w:val="24"/>
          <w:lang w:val="en-US" w:eastAsia="zh-CN"/>
        </w:rPr>
        <w:t>软件功能设计</w:t>
      </w: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360" w:lineRule="auto"/>
        <w:ind w:firstLine="480" w:firstLineChars="200"/>
        <w:jc w:val="left"/>
        <w:textAlignment w:val="auto"/>
        <w:outlineLvl w:val="9"/>
        <w:rPr>
          <w:rFonts w:hint="eastAsia" w:ascii="宋体" w:hAnsi="宋体" w:eastAsia="宋体" w:cs="宋体"/>
          <w:sz w:val="24"/>
          <w:lang w:val="en-US" w:eastAsia="zh-CN"/>
        </w:rPr>
      </w:pPr>
      <w:r>
        <w:rPr>
          <w:rFonts w:hint="eastAsia" w:ascii="宋体" w:hAnsi="宋体" w:eastAsia="宋体" w:cs="宋体"/>
          <w:sz w:val="24"/>
          <w:lang w:val="en-US" w:eastAsia="zh-CN"/>
        </w:rPr>
        <w:t>图</w:t>
      </w:r>
      <w:r>
        <w:rPr>
          <w:rFonts w:hint="default" w:ascii="Times New Roman" w:hAnsi="Times New Roman" w:eastAsia="宋体" w:cs="Times New Roman"/>
          <w:sz w:val="24"/>
          <w:lang w:val="en-US" w:eastAsia="zh-CN"/>
        </w:rPr>
        <w:t>4-8</w:t>
      </w:r>
      <w:r>
        <w:rPr>
          <w:rFonts w:hint="eastAsia" w:ascii="宋体" w:hAnsi="宋体" w:eastAsia="宋体" w:cs="宋体"/>
          <w:sz w:val="24"/>
          <w:lang w:val="en-US" w:eastAsia="zh-CN"/>
        </w:rPr>
        <w:t>是系统数据收集和</w:t>
      </w:r>
      <w:r>
        <w:rPr>
          <w:rFonts w:hint="eastAsia" w:ascii="宋体" w:hAnsi="宋体" w:cs="宋体"/>
          <w:sz w:val="24"/>
          <w:lang w:val="en-US" w:eastAsia="zh-CN"/>
        </w:rPr>
        <w:t>数据</w:t>
      </w:r>
      <w:r>
        <w:rPr>
          <w:rFonts w:hint="eastAsia" w:ascii="宋体" w:hAnsi="宋体" w:eastAsia="宋体" w:cs="宋体"/>
          <w:sz w:val="24"/>
          <w:lang w:val="en-US" w:eastAsia="zh-CN"/>
        </w:rPr>
        <w:t>显示的流程图，数据采集器收集环境参数，再由网关将数据整合传到系统，系统将数据显示在界面上。</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501390" cy="4249420"/>
            <wp:effectExtent l="0" t="0" r="3810" b="8255"/>
            <wp:docPr id="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descr="IMG_256"/>
                    <pic:cNvPicPr>
                      <a:picLocks noChangeAspect="1"/>
                    </pic:cNvPicPr>
                  </pic:nvPicPr>
                  <pic:blipFill>
                    <a:blip r:embed="rId29"/>
                    <a:stretch>
                      <a:fillRect/>
                    </a:stretch>
                  </pic:blipFill>
                  <pic:spPr>
                    <a:xfrm>
                      <a:off x="0" y="0"/>
                      <a:ext cx="3501390" cy="4249420"/>
                    </a:xfrm>
                    <a:prstGeom prst="rect">
                      <a:avLst/>
                    </a:prstGeom>
                    <a:noFill/>
                    <a:ln w="9525">
                      <a:noFill/>
                    </a:ln>
                  </pic:spPr>
                </pic:pic>
              </a:graphicData>
            </a:graphic>
          </wp:inline>
        </w:drawing>
      </w:r>
    </w:p>
    <w:p>
      <w:pPr>
        <w:widowControl/>
        <w:spacing w:line="360" w:lineRule="auto"/>
        <w:ind w:firstLine="720"/>
        <w:jc w:val="center"/>
        <w:rPr>
          <w:rFonts w:hint="eastAsia" w:ascii="黑体" w:hAnsi="黑体" w:eastAsia="黑体" w:cs="黑体"/>
          <w:b/>
          <w:bCs/>
          <w:kern w:val="0"/>
          <w:sz w:val="21"/>
          <w:szCs w:val="21"/>
          <w:lang w:val="en-US" w:eastAsia="zh-CN" w:bidi="ar"/>
        </w:rPr>
      </w:pPr>
      <w:r>
        <w:rPr>
          <w:rFonts w:hint="eastAsia" w:ascii="黑体" w:hAnsi="黑体" w:eastAsia="黑体" w:cs="黑体"/>
          <w:b/>
          <w:bCs/>
          <w:kern w:val="0"/>
          <w:sz w:val="21"/>
          <w:szCs w:val="21"/>
          <w:lang w:bidi="ar"/>
        </w:rPr>
        <w:t>图4-</w:t>
      </w:r>
      <w:r>
        <w:rPr>
          <w:rFonts w:hint="eastAsia" w:ascii="黑体" w:hAnsi="黑体" w:eastAsia="黑体" w:cs="黑体"/>
          <w:b/>
          <w:bCs/>
          <w:kern w:val="0"/>
          <w:sz w:val="21"/>
          <w:szCs w:val="21"/>
          <w:lang w:val="en-US" w:eastAsia="zh-CN" w:bidi="ar"/>
        </w:rPr>
        <w:t>8</w:t>
      </w:r>
      <w:r>
        <w:rPr>
          <w:rFonts w:hint="eastAsia" w:ascii="黑体" w:hAnsi="黑体" w:eastAsia="黑体" w:cs="黑体"/>
          <w:b/>
          <w:bCs/>
          <w:kern w:val="0"/>
          <w:sz w:val="21"/>
          <w:szCs w:val="21"/>
          <w:lang w:bidi="ar"/>
        </w:rPr>
        <w:t xml:space="preserve"> </w:t>
      </w:r>
      <w:r>
        <w:rPr>
          <w:rFonts w:hint="eastAsia" w:ascii="黑体" w:hAnsi="黑体" w:eastAsia="黑体" w:cs="黑体"/>
          <w:b/>
          <w:bCs/>
          <w:kern w:val="0"/>
          <w:sz w:val="21"/>
          <w:szCs w:val="21"/>
          <w:lang w:val="en-US" w:eastAsia="zh-CN" w:bidi="ar"/>
        </w:rPr>
        <w:t>数据收集与显示流程图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lang w:val="en-US" w:eastAsia="zh-CN"/>
        </w:rPr>
        <w:t>图</w:t>
      </w:r>
      <w:r>
        <w:rPr>
          <w:rFonts w:hint="default" w:ascii="Times New Roman" w:hAnsi="Times New Roman" w:eastAsia="宋体" w:cs="Times New Roman"/>
          <w:sz w:val="24"/>
          <w:lang w:val="en-US" w:eastAsia="zh-CN"/>
        </w:rPr>
        <w:t>4-9</w:t>
      </w:r>
      <w:r>
        <w:rPr>
          <w:rFonts w:hint="eastAsia" w:ascii="宋体" w:hAnsi="宋体" w:eastAsia="宋体" w:cs="宋体"/>
          <w:sz w:val="24"/>
          <w:lang w:val="en-US" w:eastAsia="zh-CN"/>
        </w:rPr>
        <w:t>是系统设备智能控制的流程图，当管理员打开智能控制的按钮时，系统回根据先前设置的数据阈值来控制教室环境中调节设备的开关状态。</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3161030" cy="4751705"/>
            <wp:effectExtent l="0" t="0" r="1270" b="1270"/>
            <wp:docPr id="3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IMG_256"/>
                    <pic:cNvPicPr>
                      <a:picLocks noChangeAspect="1"/>
                    </pic:cNvPicPr>
                  </pic:nvPicPr>
                  <pic:blipFill>
                    <a:blip r:embed="rId30"/>
                    <a:stretch>
                      <a:fillRect/>
                    </a:stretch>
                  </pic:blipFill>
                  <pic:spPr>
                    <a:xfrm>
                      <a:off x="0" y="0"/>
                      <a:ext cx="3161030" cy="4751705"/>
                    </a:xfrm>
                    <a:prstGeom prst="rect">
                      <a:avLst/>
                    </a:prstGeom>
                    <a:noFill/>
                    <a:ln w="9525">
                      <a:noFill/>
                    </a:ln>
                  </pic:spPr>
                </pic:pic>
              </a:graphicData>
            </a:graphic>
          </wp:inline>
        </w:drawing>
      </w:r>
    </w:p>
    <w:p>
      <w:pPr>
        <w:widowControl/>
        <w:spacing w:line="360" w:lineRule="auto"/>
        <w:ind w:firstLine="720"/>
        <w:jc w:val="center"/>
        <w:rPr>
          <w:rFonts w:hint="default" w:ascii="PingFangSC-Regular" w:hAnsi="PingFangSC-Regular" w:eastAsia="PingFangSC-Regular"/>
          <w:sz w:val="21"/>
          <w:szCs w:val="21"/>
          <w:lang w:val="en-US" w:eastAsia="zh-CN"/>
        </w:rPr>
      </w:pPr>
      <w:r>
        <w:rPr>
          <w:rFonts w:hint="eastAsia" w:ascii="黑体" w:hAnsi="黑体" w:eastAsia="黑体" w:cs="黑体"/>
          <w:b/>
          <w:bCs/>
          <w:kern w:val="0"/>
          <w:sz w:val="21"/>
          <w:szCs w:val="21"/>
          <w:lang w:bidi="ar"/>
        </w:rPr>
        <w:t>图4-</w:t>
      </w:r>
      <w:r>
        <w:rPr>
          <w:rFonts w:hint="eastAsia" w:ascii="黑体" w:hAnsi="黑体" w:eastAsia="黑体" w:cs="黑体"/>
          <w:b/>
          <w:bCs/>
          <w:kern w:val="0"/>
          <w:sz w:val="21"/>
          <w:szCs w:val="21"/>
          <w:lang w:val="en-US" w:eastAsia="zh-CN" w:bidi="ar"/>
        </w:rPr>
        <w:t>9</w:t>
      </w:r>
      <w:r>
        <w:rPr>
          <w:rFonts w:hint="eastAsia" w:ascii="黑体" w:hAnsi="黑体" w:eastAsia="黑体" w:cs="黑体"/>
          <w:b/>
          <w:bCs/>
          <w:kern w:val="0"/>
          <w:sz w:val="21"/>
          <w:szCs w:val="21"/>
          <w:lang w:bidi="ar"/>
        </w:rPr>
        <w:t xml:space="preserve"> </w:t>
      </w:r>
      <w:r>
        <w:rPr>
          <w:rFonts w:hint="eastAsia" w:ascii="黑体" w:hAnsi="黑体" w:eastAsia="黑体" w:cs="黑体"/>
          <w:b/>
          <w:bCs/>
          <w:kern w:val="0"/>
          <w:sz w:val="21"/>
          <w:szCs w:val="21"/>
          <w:lang w:val="en-US" w:eastAsia="zh-CN" w:bidi="ar"/>
        </w:rPr>
        <w:t>设备控制流程图</w:t>
      </w:r>
    </w:p>
    <w:p>
      <w:pPr>
        <w:spacing w:line="360" w:lineRule="auto"/>
        <w:rPr>
          <w:rFonts w:ascii="PingFangSC-Regular" w:hAnsi="PingFangSC-Regular" w:eastAsia="PingFangSC-Regular"/>
          <w:sz w:val="24"/>
        </w:rPr>
      </w:pPr>
      <w:r>
        <w:rPr>
          <w:rFonts w:hint="default" w:ascii="Times New Roman" w:hAnsi="Times New Roman" w:eastAsia="PingFangSC-Regular" w:cs="Times New Roman"/>
          <w:sz w:val="24"/>
        </w:rPr>
        <w:t>4.</w:t>
      </w:r>
      <w:r>
        <w:rPr>
          <w:rFonts w:hint="default" w:ascii="Times New Roman" w:hAnsi="Times New Roman" w:eastAsia="PingFangSC-Regular" w:cs="Times New Roman"/>
          <w:sz w:val="24"/>
          <w:lang w:val="en-US" w:eastAsia="zh-CN"/>
        </w:rPr>
        <w:t>4</w:t>
      </w:r>
      <w:r>
        <w:rPr>
          <w:rFonts w:hint="default" w:ascii="Times New Roman" w:hAnsi="Times New Roman" w:eastAsia="PingFangSC-Regular" w:cs="Times New Roman"/>
          <w:sz w:val="24"/>
        </w:rPr>
        <w:t>.</w:t>
      </w:r>
      <w:r>
        <w:rPr>
          <w:rFonts w:hint="default" w:ascii="Times New Roman" w:hAnsi="Times New Roman" w:eastAsia="PingFangSC-Regular" w:cs="Times New Roman"/>
          <w:sz w:val="24"/>
          <w:lang w:val="en-US" w:eastAsia="zh-CN"/>
        </w:rPr>
        <w:t>2</w:t>
      </w:r>
      <w:r>
        <w:rPr>
          <w:rFonts w:hint="eastAsia" w:ascii="PingFangSC-Regular" w:hAnsi="PingFangSC-Regular" w:eastAsia="PingFangSC-Regular"/>
          <w:sz w:val="24"/>
        </w:rPr>
        <w:t xml:space="preserve"> </w:t>
      </w:r>
      <w:r>
        <w:rPr>
          <w:rFonts w:hint="eastAsia" w:ascii="宋体" w:hAnsi="宋体" w:eastAsia="宋体" w:cs="宋体"/>
          <w:sz w:val="24"/>
        </w:rPr>
        <w:t>软件功能实现</w:t>
      </w:r>
    </w:p>
    <w:p>
      <w:pPr>
        <w:spacing w:line="360" w:lineRule="auto"/>
        <w:ind w:firstLine="420"/>
        <w:rPr>
          <w:rFonts w:ascii="PingFangSC-Regular" w:hAnsi="PingFangSC-Regular"/>
          <w:sz w:val="24"/>
        </w:rPr>
      </w:pPr>
      <w:r>
        <w:rPr>
          <w:rFonts w:hint="eastAsia" w:asciiTheme="minorEastAsia" w:hAnsiTheme="minorEastAsia" w:eastAsiaTheme="minorEastAsia" w:cstheme="minorEastAsia"/>
          <w:sz w:val="24"/>
        </w:rPr>
        <w:t>为了实现系统中的信息获取、显示和设备控制的功能，首先通过采集器的各个探头来获取教室环境的相关数据，通过网关传输给服务器，然后显示在系统页面上；其次是通过相关的接口获取设备的数据，通过数据解析得到设备的状态信息，同时可以控制设备的启动和关闭，</w:t>
      </w:r>
      <w:r>
        <w:rPr>
          <w:rFonts w:hint="eastAsia" w:ascii="宋体" w:hAnsi="宋体" w:cs="宋体"/>
          <w:sz w:val="24"/>
          <w:szCs w:val="22"/>
        </w:rPr>
        <w:t>附录中的表</w:t>
      </w:r>
      <w:r>
        <w:rPr>
          <w:rFonts w:hint="eastAsia"/>
          <w:sz w:val="24"/>
          <w:szCs w:val="22"/>
          <w:lang w:val="en-US" w:eastAsia="zh-CN"/>
        </w:rPr>
        <w:t>A2</w:t>
      </w:r>
      <w:r>
        <w:rPr>
          <w:rFonts w:hint="eastAsia" w:ascii="宋体" w:hAnsi="宋体" w:cs="宋体"/>
          <w:sz w:val="24"/>
          <w:szCs w:val="22"/>
        </w:rPr>
        <w:t>是对主要功能类的详细介绍。数据显示界面如上图</w:t>
      </w:r>
      <w:r>
        <w:rPr>
          <w:sz w:val="24"/>
          <w:szCs w:val="22"/>
        </w:rPr>
        <w:t>4-</w:t>
      </w:r>
      <w:r>
        <w:rPr>
          <w:rFonts w:hint="eastAsia"/>
          <w:sz w:val="24"/>
          <w:szCs w:val="22"/>
          <w:lang w:val="en-US" w:eastAsia="zh-CN"/>
        </w:rPr>
        <w:t>6</w:t>
      </w:r>
      <w:r>
        <w:rPr>
          <w:rFonts w:hint="eastAsia" w:ascii="宋体" w:hAnsi="宋体" w:cs="宋体"/>
          <w:sz w:val="24"/>
          <w:szCs w:val="22"/>
        </w:rPr>
        <w:t>所示。下图</w:t>
      </w:r>
      <w:r>
        <w:rPr>
          <w:sz w:val="24"/>
          <w:szCs w:val="22"/>
        </w:rPr>
        <w:t>4-</w:t>
      </w:r>
      <w:r>
        <w:rPr>
          <w:rFonts w:hint="eastAsia"/>
          <w:sz w:val="24"/>
          <w:szCs w:val="22"/>
          <w:lang w:val="en-US" w:eastAsia="zh-CN"/>
        </w:rPr>
        <w:t>10</w:t>
      </w:r>
      <w:r>
        <w:rPr>
          <w:rFonts w:hint="eastAsia" w:ascii="宋体" w:hAnsi="宋体" w:cs="宋体"/>
          <w:sz w:val="24"/>
          <w:szCs w:val="22"/>
        </w:rPr>
        <w:t>是控制功能的界面示意图，管理员可以在界面上看到设备的开关状态，也能对设备的开关进行控制，开启智能控制模式可以让系统自动对设备进行开关，从而达到自主调控环境的效果。</w:t>
      </w:r>
    </w:p>
    <w:p>
      <w:pPr>
        <w:widowControl/>
        <w:jc w:val="center"/>
      </w:pPr>
      <w:r>
        <w:rPr>
          <w:rFonts w:ascii="宋体" w:hAnsi="宋体" w:cs="宋体"/>
          <w:kern w:val="0"/>
          <w:sz w:val="24"/>
          <w:szCs w:val="24"/>
        </w:rPr>
        <w:drawing>
          <wp:inline distT="0" distB="0" distL="114300" distR="114300">
            <wp:extent cx="5594350" cy="1825625"/>
            <wp:effectExtent l="0" t="0" r="6350" b="317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31"/>
                    <a:stretch>
                      <a:fillRect/>
                    </a:stretch>
                  </pic:blipFill>
                  <pic:spPr>
                    <a:xfrm>
                      <a:off x="0" y="0"/>
                      <a:ext cx="5594350" cy="1825625"/>
                    </a:xfrm>
                    <a:prstGeom prst="rect">
                      <a:avLst/>
                    </a:prstGeom>
                    <a:noFill/>
                    <a:ln w="9525">
                      <a:noFill/>
                    </a:ln>
                  </pic:spPr>
                </pic:pic>
              </a:graphicData>
            </a:graphic>
          </wp:inline>
        </w:drawing>
      </w:r>
    </w:p>
    <w:p>
      <w:pPr>
        <w:ind w:firstLine="420"/>
        <w:jc w:val="center"/>
        <w:rPr>
          <w:rFonts w:hint="eastAsia" w:ascii="黑体" w:hAnsi="黑体" w:eastAsia="黑体" w:cs="黑体"/>
        </w:rPr>
      </w:pPr>
      <w:r>
        <w:rPr>
          <w:rFonts w:hint="eastAsia" w:ascii="黑体" w:hAnsi="黑体" w:eastAsia="黑体" w:cs="黑体"/>
          <w:b/>
          <w:bCs/>
          <w:szCs w:val="21"/>
        </w:rPr>
        <w:t>图4-</w:t>
      </w:r>
      <w:r>
        <w:rPr>
          <w:rFonts w:hint="eastAsia" w:ascii="黑体" w:hAnsi="黑体" w:eastAsia="黑体" w:cs="黑体"/>
          <w:b/>
          <w:bCs/>
          <w:szCs w:val="21"/>
          <w:lang w:val="en-US" w:eastAsia="zh-CN"/>
        </w:rPr>
        <w:t>10</w:t>
      </w:r>
      <w:r>
        <w:rPr>
          <w:rFonts w:hint="eastAsia" w:ascii="黑体" w:hAnsi="黑体" w:eastAsia="黑体" w:cs="黑体"/>
          <w:b/>
          <w:bCs/>
          <w:szCs w:val="21"/>
        </w:rPr>
        <w:t xml:space="preserve"> 控制界面图</w:t>
      </w:r>
    </w:p>
    <w:p>
      <w:pPr>
        <w:spacing w:line="360" w:lineRule="auto"/>
        <w:ind w:firstLine="420"/>
        <w:jc w:val="left"/>
        <w:rPr>
          <w:rFonts w:ascii="宋体" w:hAnsi="宋体" w:cs="宋体"/>
          <w:sz w:val="24"/>
          <w:szCs w:val="24"/>
        </w:rPr>
      </w:pPr>
      <w:r>
        <w:rPr>
          <w:rFonts w:hint="eastAsia" w:ascii="宋体" w:hAnsi="宋体" w:cs="宋体"/>
          <w:sz w:val="24"/>
          <w:szCs w:val="24"/>
        </w:rPr>
        <w:t>下图</w:t>
      </w:r>
      <w:r>
        <w:rPr>
          <w:sz w:val="24"/>
          <w:szCs w:val="24"/>
        </w:rPr>
        <w:t>4-</w:t>
      </w:r>
      <w:r>
        <w:rPr>
          <w:rFonts w:hint="eastAsia"/>
          <w:sz w:val="24"/>
          <w:szCs w:val="24"/>
          <w:lang w:val="en-US" w:eastAsia="zh-CN"/>
        </w:rPr>
        <w:t>11</w:t>
      </w:r>
      <w:r>
        <w:rPr>
          <w:rFonts w:hint="eastAsia" w:ascii="宋体" w:hAnsi="宋体" w:cs="宋体"/>
          <w:sz w:val="24"/>
          <w:szCs w:val="24"/>
        </w:rPr>
        <w:t>是历史数据查询的页面图，可以根据输入的查询日期对传感器所采集到的数据进行查询。</w:t>
      </w:r>
    </w:p>
    <w:p>
      <w:pPr>
        <w:widowControl/>
        <w:spacing w:line="360" w:lineRule="auto"/>
        <w:jc w:val="left"/>
      </w:pPr>
      <w:r>
        <w:rPr>
          <w:rFonts w:ascii="宋体" w:hAnsi="宋体" w:cs="宋体"/>
          <w:kern w:val="0"/>
          <w:sz w:val="24"/>
          <w:szCs w:val="24"/>
        </w:rPr>
        <w:drawing>
          <wp:inline distT="0" distB="0" distL="114300" distR="114300">
            <wp:extent cx="5668010" cy="1697990"/>
            <wp:effectExtent l="0" t="0" r="8890" b="6985"/>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32"/>
                    <a:stretch>
                      <a:fillRect/>
                    </a:stretch>
                  </pic:blipFill>
                  <pic:spPr>
                    <a:xfrm>
                      <a:off x="0" y="0"/>
                      <a:ext cx="5668010" cy="1697990"/>
                    </a:xfrm>
                    <a:prstGeom prst="rect">
                      <a:avLst/>
                    </a:prstGeom>
                    <a:noFill/>
                    <a:ln w="9525">
                      <a:noFill/>
                    </a:ln>
                  </pic:spPr>
                </pic:pic>
              </a:graphicData>
            </a:graphic>
          </wp:inline>
        </w:drawing>
      </w:r>
    </w:p>
    <w:p>
      <w:pPr>
        <w:spacing w:line="360" w:lineRule="auto"/>
        <w:ind w:firstLine="420"/>
        <w:jc w:val="center"/>
        <w:rPr>
          <w:rFonts w:hint="eastAsia" w:ascii="黑体" w:hAnsi="黑体" w:eastAsia="黑体" w:cs="黑体"/>
          <w:b/>
          <w:bCs/>
          <w:szCs w:val="21"/>
        </w:rPr>
      </w:pPr>
      <w:r>
        <w:rPr>
          <w:rFonts w:hint="eastAsia" w:ascii="黑体" w:hAnsi="黑体" w:eastAsia="黑体" w:cs="黑体"/>
          <w:b/>
          <w:bCs/>
          <w:szCs w:val="21"/>
        </w:rPr>
        <w:t>图4-</w:t>
      </w:r>
      <w:r>
        <w:rPr>
          <w:rFonts w:hint="eastAsia" w:ascii="黑体" w:hAnsi="黑体" w:eastAsia="黑体" w:cs="黑体"/>
          <w:b/>
          <w:bCs/>
          <w:szCs w:val="21"/>
          <w:lang w:val="en-US" w:eastAsia="zh-CN"/>
        </w:rPr>
        <w:t>11</w:t>
      </w:r>
      <w:r>
        <w:rPr>
          <w:rFonts w:hint="eastAsia" w:ascii="黑体" w:hAnsi="黑体" w:eastAsia="黑体" w:cs="黑体"/>
          <w:b/>
          <w:bCs/>
          <w:szCs w:val="21"/>
        </w:rPr>
        <w:t xml:space="preserve"> 历史查询界面图</w:t>
      </w:r>
    </w:p>
    <w:p>
      <w:pPr>
        <w:spacing w:line="360" w:lineRule="auto"/>
        <w:ind w:firstLine="420"/>
        <w:rPr>
          <w:rFonts w:ascii="宋体" w:hAnsi="宋体" w:cs="宋体"/>
          <w:sz w:val="24"/>
          <w:szCs w:val="24"/>
        </w:rPr>
      </w:pPr>
      <w:r>
        <w:rPr>
          <w:rFonts w:hint="eastAsia" w:ascii="宋体" w:hAnsi="宋体" w:cs="宋体"/>
          <w:sz w:val="24"/>
          <w:szCs w:val="24"/>
        </w:rPr>
        <w:t>点击左上角的加号可以选择自行选择想要查询的日期，如下图</w:t>
      </w:r>
      <w:r>
        <w:rPr>
          <w:sz w:val="24"/>
          <w:szCs w:val="24"/>
        </w:rPr>
        <w:t>4-</w:t>
      </w:r>
      <w:r>
        <w:rPr>
          <w:rFonts w:hint="eastAsia"/>
          <w:sz w:val="24"/>
          <w:szCs w:val="24"/>
          <w:lang w:val="en-US" w:eastAsia="zh-CN"/>
        </w:rPr>
        <w:t>12</w:t>
      </w:r>
      <w:r>
        <w:rPr>
          <w:rFonts w:hint="eastAsia" w:ascii="宋体" w:hAnsi="宋体" w:cs="宋体"/>
          <w:sz w:val="24"/>
          <w:szCs w:val="24"/>
        </w:rPr>
        <w:t>所示：</w:t>
      </w:r>
    </w:p>
    <w:p>
      <w:pPr>
        <w:widowControl/>
        <w:spacing w:line="360" w:lineRule="auto"/>
        <w:jc w:val="left"/>
      </w:pPr>
      <w:r>
        <w:rPr>
          <w:rFonts w:ascii="宋体" w:hAnsi="宋体" w:cs="宋体"/>
          <w:kern w:val="0"/>
          <w:sz w:val="24"/>
          <w:szCs w:val="24"/>
        </w:rPr>
        <w:drawing>
          <wp:inline distT="0" distB="0" distL="114300" distR="114300">
            <wp:extent cx="5161915" cy="1656080"/>
            <wp:effectExtent l="0" t="0" r="635" b="1270"/>
            <wp:docPr id="1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IMG_256"/>
                    <pic:cNvPicPr>
                      <a:picLocks noChangeAspect="1"/>
                    </pic:cNvPicPr>
                  </pic:nvPicPr>
                  <pic:blipFill>
                    <a:blip r:embed="rId33"/>
                    <a:stretch>
                      <a:fillRect/>
                    </a:stretch>
                  </pic:blipFill>
                  <pic:spPr>
                    <a:xfrm>
                      <a:off x="0" y="0"/>
                      <a:ext cx="5161915" cy="1656080"/>
                    </a:xfrm>
                    <a:prstGeom prst="rect">
                      <a:avLst/>
                    </a:prstGeom>
                    <a:noFill/>
                    <a:ln w="9525">
                      <a:noFill/>
                    </a:ln>
                  </pic:spPr>
                </pic:pic>
              </a:graphicData>
            </a:graphic>
          </wp:inline>
        </w:drawing>
      </w:r>
    </w:p>
    <w:p>
      <w:pPr>
        <w:spacing w:line="360" w:lineRule="auto"/>
        <w:ind w:firstLine="420"/>
        <w:jc w:val="center"/>
        <w:rPr>
          <w:rFonts w:hint="eastAsia" w:ascii="黑体" w:hAnsi="黑体" w:eastAsia="黑体" w:cs="黑体"/>
          <w:b/>
          <w:bCs/>
          <w:szCs w:val="21"/>
        </w:rPr>
      </w:pPr>
      <w:r>
        <w:rPr>
          <w:rFonts w:hint="eastAsia" w:ascii="黑体" w:hAnsi="黑体" w:eastAsia="黑体" w:cs="黑体"/>
          <w:b/>
          <w:bCs/>
          <w:szCs w:val="21"/>
        </w:rPr>
        <w:t>图4-</w:t>
      </w:r>
      <w:r>
        <w:rPr>
          <w:rFonts w:hint="eastAsia" w:ascii="黑体" w:hAnsi="黑体" w:eastAsia="黑体" w:cs="黑体"/>
          <w:b/>
          <w:bCs/>
          <w:szCs w:val="21"/>
          <w:lang w:val="en-US" w:eastAsia="zh-CN"/>
        </w:rPr>
        <w:t xml:space="preserve">12 </w:t>
      </w:r>
      <w:r>
        <w:rPr>
          <w:rFonts w:hint="eastAsia" w:ascii="黑体" w:hAnsi="黑体" w:eastAsia="黑体" w:cs="黑体"/>
          <w:b/>
          <w:bCs/>
          <w:szCs w:val="21"/>
        </w:rPr>
        <w:t>输入日期界面图</w:t>
      </w:r>
    </w:p>
    <w:p>
      <w:pPr>
        <w:spacing w:line="360" w:lineRule="auto"/>
        <w:ind w:firstLine="420"/>
        <w:jc w:val="center"/>
        <w:rPr>
          <w:rFonts w:ascii="宋体" w:hAnsi="宋体" w:cs="宋体"/>
          <w:b/>
          <w:bCs/>
          <w:szCs w:val="21"/>
        </w:rPr>
      </w:pPr>
    </w:p>
    <w:p>
      <w:pPr>
        <w:spacing w:line="360" w:lineRule="auto"/>
        <w:jc w:val="left"/>
        <w:rPr>
          <w:rFonts w:ascii="PingFangSC-Regular" w:hAnsi="PingFangSC-Regular" w:eastAsia="PingFangSC-Regular"/>
          <w:sz w:val="24"/>
        </w:rPr>
      </w:pPr>
    </w:p>
    <w:p>
      <w:pPr>
        <w:spacing w:line="360" w:lineRule="auto"/>
        <w:jc w:val="left"/>
        <w:rPr>
          <w:rFonts w:ascii="PingFangSC-Regular" w:hAnsi="PingFangSC-Regular" w:eastAsia="PingFangSC-Regular"/>
          <w:sz w:val="24"/>
        </w:rPr>
      </w:pPr>
    </w:p>
    <w:p>
      <w:pPr>
        <w:spacing w:line="360" w:lineRule="auto"/>
        <w:jc w:val="left"/>
        <w:rPr>
          <w:rFonts w:ascii="PingFangSC-Regular" w:hAnsi="PingFangSC-Regular" w:eastAsia="PingFangSC-Regular"/>
          <w:sz w:val="24"/>
        </w:rPr>
      </w:pPr>
    </w:p>
    <w:p>
      <w:pPr>
        <w:spacing w:line="360" w:lineRule="auto"/>
        <w:jc w:val="left"/>
        <w:rPr>
          <w:rFonts w:ascii="PingFangSC-Regular" w:hAnsi="PingFangSC-Regular" w:eastAsia="PingFangSC-Regular"/>
          <w:sz w:val="24"/>
        </w:rPr>
      </w:pP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outlineLvl w:val="0"/>
        <w:rPr>
          <w:rFonts w:ascii="PingFangSC-Regular" w:hAnsi="PingFangSC-Regular" w:eastAsia="PingFangSC-Regular"/>
          <w:b/>
          <w:bCs/>
          <w:sz w:val="28"/>
          <w:szCs w:val="28"/>
        </w:rPr>
      </w:pPr>
      <w:bookmarkStart w:id="47" w:name="_Toc17776"/>
      <w:r>
        <w:rPr>
          <w:rFonts w:eastAsia="PingFangSC-Regular"/>
          <w:b/>
          <w:bCs/>
          <w:sz w:val="28"/>
          <w:szCs w:val="28"/>
        </w:rPr>
        <w:t>5</w:t>
      </w:r>
      <w:r>
        <w:rPr>
          <w:rFonts w:hint="eastAsia" w:ascii="宋体" w:hAnsi="宋体" w:cs="宋体"/>
          <w:b/>
          <w:bCs/>
          <w:sz w:val="28"/>
          <w:szCs w:val="28"/>
        </w:rPr>
        <w:t xml:space="preserve"> 系统的整体运行测试</w:t>
      </w:r>
      <w:bookmarkEnd w:id="47"/>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outlineLvl w:val="1"/>
        <w:rPr>
          <w:rFonts w:ascii="PingFangSC-Regular" w:hAnsi="PingFangSC-Regular" w:eastAsia="PingFangSC-Regular"/>
          <w:b/>
          <w:bCs/>
          <w:sz w:val="24"/>
        </w:rPr>
      </w:pPr>
      <w:bookmarkStart w:id="48" w:name="_Toc648"/>
      <w:r>
        <w:rPr>
          <w:rFonts w:eastAsia="PingFangSC-Regular"/>
          <w:b/>
          <w:bCs/>
          <w:sz w:val="24"/>
        </w:rPr>
        <w:t>5.1</w:t>
      </w:r>
      <w:r>
        <w:rPr>
          <w:rFonts w:hint="eastAsia" w:ascii="PingFangSC-Regular" w:hAnsi="PingFangSC-Regular" w:eastAsia="PingFangSC-Regular"/>
          <w:b/>
          <w:bCs/>
          <w:sz w:val="24"/>
        </w:rPr>
        <w:t xml:space="preserve"> </w:t>
      </w:r>
      <w:r>
        <w:rPr>
          <w:rFonts w:hint="eastAsia" w:ascii="宋体" w:hAnsi="宋体" w:cs="宋体"/>
          <w:b/>
          <w:bCs/>
          <w:sz w:val="24"/>
        </w:rPr>
        <w:t>测试环境</w:t>
      </w:r>
      <w:bookmarkEnd w:id="48"/>
    </w:p>
    <w:p>
      <w:pPr>
        <w:spacing w:line="360" w:lineRule="auto"/>
        <w:ind w:firstLine="420"/>
        <w:jc w:val="left"/>
        <w:rPr>
          <w:rFonts w:ascii="宋体" w:hAnsi="宋体" w:cs="宋体"/>
          <w:sz w:val="24"/>
          <w:szCs w:val="24"/>
        </w:rPr>
      </w:pPr>
      <w:r>
        <w:rPr>
          <w:rFonts w:hint="eastAsia" w:ascii="宋体" w:hAnsi="宋体" w:cs="宋体"/>
          <w:sz w:val="24"/>
          <w:szCs w:val="24"/>
        </w:rPr>
        <w:t>对系统的整体测试，首要的事情是搭建一个稳定的环境，这里通过对软件和虚拟环境模拟硬件的设置来实现。软件环境包括：</w:t>
      </w:r>
      <w:r>
        <w:rPr>
          <w:rFonts w:hint="default" w:ascii="Times New Roman" w:hAnsi="Times New Roman" w:cs="Times New Roman"/>
          <w:sz w:val="24"/>
          <w:szCs w:val="24"/>
        </w:rPr>
        <w:t>eclipse</w:t>
      </w:r>
      <w:r>
        <w:rPr>
          <w:rFonts w:hint="eastAsia" w:ascii="宋体" w:hAnsi="宋体" w:eastAsia="宋体" w:cs="宋体"/>
          <w:sz w:val="24"/>
          <w:szCs w:val="24"/>
        </w:rPr>
        <w:t>、MySQL-Front</w:t>
      </w:r>
      <w:r>
        <w:rPr>
          <w:rFonts w:hint="eastAsia" w:ascii="宋体" w:hAnsi="宋体" w:cs="宋体"/>
          <w:sz w:val="24"/>
          <w:szCs w:val="24"/>
        </w:rPr>
        <w:t>；</w:t>
      </w:r>
    </w:p>
    <w:p>
      <w:pPr>
        <w:spacing w:line="360" w:lineRule="auto"/>
        <w:jc w:val="left"/>
        <w:rPr>
          <w:rFonts w:ascii="宋体" w:hAnsi="宋体" w:cs="宋体"/>
          <w:sz w:val="24"/>
          <w:szCs w:val="24"/>
        </w:rPr>
      </w:pPr>
      <w:r>
        <w:rPr>
          <w:rFonts w:hint="eastAsia" w:ascii="宋体" w:hAnsi="宋体" w:cs="宋体"/>
          <w:sz w:val="24"/>
          <w:szCs w:val="24"/>
        </w:rPr>
        <w:t>硬件环境包括：京胜世纪中心的物联网虚拟仿真实验平台。图</w:t>
      </w:r>
      <w:r>
        <w:rPr>
          <w:rFonts w:hint="eastAsia"/>
          <w:sz w:val="24"/>
          <w:szCs w:val="24"/>
        </w:rPr>
        <w:t>5-1</w:t>
      </w:r>
      <w:r>
        <w:rPr>
          <w:rFonts w:hint="eastAsia" w:ascii="宋体" w:hAnsi="宋体" w:cs="宋体"/>
          <w:sz w:val="24"/>
          <w:szCs w:val="24"/>
        </w:rPr>
        <w:t>是该系统的硬件仿真图，登录系统web端所使用的是谷歌浏览器，系统的登录界面图如图</w:t>
      </w:r>
      <w:r>
        <w:rPr>
          <w:rFonts w:hint="eastAsia"/>
          <w:sz w:val="24"/>
          <w:szCs w:val="24"/>
        </w:rPr>
        <w:t>5-2</w:t>
      </w:r>
      <w:r>
        <w:rPr>
          <w:rFonts w:hint="eastAsia" w:ascii="宋体" w:hAnsi="宋体" w:cs="宋体"/>
          <w:sz w:val="24"/>
          <w:szCs w:val="24"/>
        </w:rPr>
        <w:t>所示。</w:t>
      </w:r>
    </w:p>
    <w:p>
      <w:pPr>
        <w:widowControl/>
        <w:jc w:val="center"/>
        <w:rPr>
          <w:rFonts w:ascii="宋体" w:hAnsi="宋体" w:cs="宋体"/>
          <w:kern w:val="0"/>
          <w:sz w:val="24"/>
          <w:szCs w:val="24"/>
          <w:lang w:bidi="ar"/>
        </w:rPr>
      </w:pPr>
      <w:r>
        <w:rPr>
          <w:rFonts w:ascii="宋体" w:hAnsi="宋体" w:cs="宋体"/>
          <w:kern w:val="0"/>
          <w:sz w:val="24"/>
          <w:szCs w:val="24"/>
        </w:rPr>
        <w:drawing>
          <wp:inline distT="0" distB="0" distL="114300" distR="114300">
            <wp:extent cx="5135245" cy="3785870"/>
            <wp:effectExtent l="0" t="0" r="8255" b="5080"/>
            <wp:docPr id="2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IMG_256"/>
                    <pic:cNvPicPr>
                      <a:picLocks noChangeAspect="1"/>
                    </pic:cNvPicPr>
                  </pic:nvPicPr>
                  <pic:blipFill>
                    <a:blip r:embed="rId34"/>
                    <a:stretch>
                      <a:fillRect/>
                    </a:stretch>
                  </pic:blipFill>
                  <pic:spPr>
                    <a:xfrm>
                      <a:off x="0" y="0"/>
                      <a:ext cx="5135245" cy="3785870"/>
                    </a:xfrm>
                    <a:prstGeom prst="rect">
                      <a:avLst/>
                    </a:prstGeom>
                    <a:noFill/>
                    <a:ln w="9525">
                      <a:noFill/>
                    </a:ln>
                  </pic:spPr>
                </pic:pic>
              </a:graphicData>
            </a:graphic>
          </wp:inline>
        </w:drawing>
      </w:r>
    </w:p>
    <w:p>
      <w:pPr>
        <w:widowControl/>
        <w:spacing w:line="360" w:lineRule="auto"/>
        <w:jc w:val="center"/>
        <w:rPr>
          <w:rFonts w:ascii="宋体" w:hAnsi="宋体" w:cs="宋体"/>
          <w:sz w:val="24"/>
          <w:szCs w:val="24"/>
        </w:rPr>
      </w:pPr>
      <w:r>
        <w:rPr>
          <w:rFonts w:hint="eastAsia" w:ascii="黑体" w:hAnsi="黑体" w:eastAsia="黑体" w:cs="黑体"/>
          <w:b/>
          <w:bCs/>
          <w:szCs w:val="21"/>
        </w:rPr>
        <w:t>图5-1 系统硬件仿真图</w:t>
      </w:r>
    </w:p>
    <w:p>
      <w:pPr>
        <w:widowControl/>
        <w:jc w:val="center"/>
      </w:pPr>
      <w:r>
        <w:rPr>
          <w:rFonts w:ascii="宋体" w:hAnsi="宋体" w:cs="宋体"/>
          <w:kern w:val="0"/>
          <w:sz w:val="24"/>
          <w:szCs w:val="24"/>
        </w:rPr>
        <w:drawing>
          <wp:inline distT="0" distB="0" distL="114300" distR="114300">
            <wp:extent cx="5066665" cy="1945640"/>
            <wp:effectExtent l="0" t="0" r="635" b="6985"/>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35"/>
                    <a:stretch>
                      <a:fillRect/>
                    </a:stretch>
                  </pic:blipFill>
                  <pic:spPr>
                    <a:xfrm>
                      <a:off x="0" y="0"/>
                      <a:ext cx="5066665" cy="1945640"/>
                    </a:xfrm>
                    <a:prstGeom prst="rect">
                      <a:avLst/>
                    </a:prstGeom>
                    <a:noFill/>
                    <a:ln w="9525">
                      <a:noFill/>
                    </a:ln>
                  </pic:spPr>
                </pic:pic>
              </a:graphicData>
            </a:graphic>
          </wp:inline>
        </w:drawing>
      </w:r>
    </w:p>
    <w:p>
      <w:pPr>
        <w:widowControl/>
        <w:spacing w:line="360" w:lineRule="auto"/>
        <w:jc w:val="center"/>
        <w:rPr>
          <w:rFonts w:hint="eastAsia" w:ascii="黑体" w:hAnsi="黑体" w:eastAsia="黑体" w:cs="黑体"/>
          <w:b/>
          <w:bCs/>
          <w:szCs w:val="21"/>
        </w:rPr>
      </w:pPr>
      <w:r>
        <w:rPr>
          <w:rFonts w:hint="eastAsia" w:ascii="黑体" w:hAnsi="黑体" w:eastAsia="黑体" w:cs="黑体"/>
          <w:b/>
          <w:bCs/>
          <w:szCs w:val="21"/>
        </w:rPr>
        <w:t>图5-2 系统登录界面</w:t>
      </w:r>
    </w:p>
    <w:p>
      <w:pPr>
        <w:keepNext w:val="0"/>
        <w:keepLines w:val="0"/>
        <w:pageBreakBefore w:val="0"/>
        <w:widowControl/>
        <w:kinsoku/>
        <w:wordWrap/>
        <w:overflowPunct/>
        <w:topLinePunct w:val="0"/>
        <w:autoSpaceDE/>
        <w:autoSpaceDN/>
        <w:bidi w:val="0"/>
        <w:adjustRightInd/>
        <w:snapToGrid/>
        <w:spacing w:line="120" w:lineRule="auto"/>
        <w:jc w:val="left"/>
        <w:textAlignment w:val="auto"/>
        <w:outlineLvl w:val="9"/>
        <w:rPr>
          <w:rFonts w:eastAsia="PingFangSC-Regular"/>
          <w:b/>
          <w:bCs/>
          <w:sz w:val="24"/>
        </w:rPr>
      </w:pPr>
      <w:bookmarkStart w:id="49" w:name="_Toc9641"/>
    </w:p>
    <w:p>
      <w:pPr>
        <w:keepNext w:val="0"/>
        <w:keepLines w:val="0"/>
        <w:pageBreakBefore w:val="0"/>
        <w:widowControl/>
        <w:kinsoku/>
        <w:wordWrap/>
        <w:overflowPunct/>
        <w:topLinePunct w:val="0"/>
        <w:autoSpaceDE/>
        <w:autoSpaceDN/>
        <w:bidi w:val="0"/>
        <w:adjustRightInd/>
        <w:snapToGrid/>
        <w:spacing w:line="120" w:lineRule="auto"/>
        <w:jc w:val="left"/>
        <w:textAlignment w:val="auto"/>
        <w:outlineLvl w:val="1"/>
        <w:rPr>
          <w:rFonts w:ascii="PingFangSC-Regular" w:hAnsi="PingFangSC-Regular" w:eastAsia="PingFangSC-Regular"/>
          <w:b/>
          <w:bCs/>
          <w:sz w:val="24"/>
        </w:rPr>
      </w:pPr>
      <w:r>
        <w:rPr>
          <w:rFonts w:eastAsia="PingFangSC-Regular"/>
          <w:b/>
          <w:bCs/>
          <w:sz w:val="24"/>
        </w:rPr>
        <w:t>5.2</w:t>
      </w:r>
      <w:r>
        <w:rPr>
          <w:rFonts w:hint="eastAsia" w:ascii="PingFangSC-Regular" w:hAnsi="PingFangSC-Regular" w:eastAsia="PingFangSC-Regular"/>
          <w:b/>
          <w:bCs/>
          <w:sz w:val="24"/>
        </w:rPr>
        <w:t xml:space="preserve"> </w:t>
      </w:r>
      <w:r>
        <w:rPr>
          <w:rFonts w:hint="eastAsia" w:ascii="宋体" w:hAnsi="宋体" w:cs="宋体"/>
          <w:b/>
          <w:bCs/>
          <w:sz w:val="24"/>
        </w:rPr>
        <w:t>无线传感器网络测试</w:t>
      </w:r>
      <w:bookmarkEnd w:id="49"/>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cs="宋体"/>
          <w:kern w:val="0"/>
          <w:sz w:val="24"/>
          <w:szCs w:val="24"/>
          <w:lang w:bidi="ar"/>
        </w:rPr>
      </w:pPr>
      <w:r>
        <w:rPr>
          <w:rFonts w:hint="eastAsia" w:ascii="PingFangSC-Regular" w:hAnsi="PingFangSC-Regular" w:eastAsia="PingFangSC-Regular"/>
          <w:sz w:val="24"/>
        </w:rPr>
        <w:t>首先打开网关测试程序，输入网关的ip地址和端口号，连接网关，点击“更新数据”按钮，通过观察虚拟平台中模拟的环境参数是否和最新数据一致，验证网关是否成功传输数据，测试程序的界面图如下图</w:t>
      </w:r>
      <w:r>
        <w:rPr>
          <w:rFonts w:eastAsia="PingFangSC-Regular"/>
          <w:sz w:val="24"/>
        </w:rPr>
        <w:t>5-</w:t>
      </w:r>
      <w:r>
        <w:rPr>
          <w:rFonts w:hint="eastAsia" w:eastAsia="PingFangSC-Regular"/>
          <w:sz w:val="24"/>
        </w:rPr>
        <w:t>3</w:t>
      </w:r>
      <w:r>
        <w:rPr>
          <w:rFonts w:hint="eastAsia" w:ascii="PingFangSC-Regular" w:hAnsi="PingFangSC-Regular" w:eastAsia="PingFangSC-Regular"/>
          <w:sz w:val="24"/>
        </w:rPr>
        <w:t>所示。</w:t>
      </w:r>
    </w:p>
    <w:p>
      <w:pPr>
        <w:widowControl/>
        <w:jc w:val="left"/>
      </w:pPr>
      <w:r>
        <w:rPr>
          <w:rFonts w:ascii="宋体" w:hAnsi="宋体" w:cs="宋体"/>
          <w:kern w:val="0"/>
          <w:sz w:val="24"/>
          <w:szCs w:val="24"/>
        </w:rPr>
        <w:drawing>
          <wp:inline distT="0" distB="0" distL="114300" distR="114300">
            <wp:extent cx="5240655" cy="3416935"/>
            <wp:effectExtent l="0" t="0" r="7620" b="2540"/>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36"/>
                    <a:stretch>
                      <a:fillRect/>
                    </a:stretch>
                  </pic:blipFill>
                  <pic:spPr>
                    <a:xfrm>
                      <a:off x="0" y="0"/>
                      <a:ext cx="5240655" cy="3416935"/>
                    </a:xfrm>
                    <a:prstGeom prst="rect">
                      <a:avLst/>
                    </a:prstGeom>
                    <a:noFill/>
                    <a:ln w="9525">
                      <a:noFill/>
                    </a:ln>
                  </pic:spPr>
                </pic:pic>
              </a:graphicData>
            </a:graphic>
          </wp:inline>
        </w:drawing>
      </w:r>
    </w:p>
    <w:p>
      <w:pPr>
        <w:widowControl/>
        <w:spacing w:line="360" w:lineRule="auto"/>
        <w:jc w:val="center"/>
        <w:rPr>
          <w:rFonts w:hint="eastAsia" w:ascii="黑体" w:hAnsi="黑体" w:eastAsia="黑体" w:cs="黑体"/>
          <w:b/>
          <w:bCs/>
          <w:kern w:val="0"/>
          <w:szCs w:val="21"/>
          <w:lang w:bidi="ar"/>
        </w:rPr>
      </w:pPr>
      <w:r>
        <w:rPr>
          <w:rFonts w:hint="eastAsia" w:ascii="黑体" w:hAnsi="黑体" w:eastAsia="黑体" w:cs="黑体"/>
          <w:b/>
          <w:bCs/>
          <w:szCs w:val="21"/>
        </w:rPr>
        <w:t>图5-3 网关测试界面图</w:t>
      </w:r>
    </w:p>
    <w:p>
      <w:pPr>
        <w:spacing w:line="360" w:lineRule="auto"/>
        <w:ind w:firstLine="420"/>
        <w:jc w:val="left"/>
        <w:rPr>
          <w:rFonts w:ascii="宋体" w:hAnsi="宋体" w:cs="宋体"/>
          <w:sz w:val="24"/>
          <w:szCs w:val="24"/>
        </w:rPr>
      </w:pPr>
      <w:r>
        <w:rPr>
          <w:rFonts w:hint="eastAsia" w:ascii="宋体" w:hAnsi="宋体" w:cs="宋体"/>
          <w:sz w:val="24"/>
          <w:szCs w:val="24"/>
        </w:rPr>
        <w:t>下一步将协调器和网关断开，用协调器单独连接</w:t>
      </w:r>
      <w:r>
        <w:rPr>
          <w:sz w:val="24"/>
          <w:szCs w:val="24"/>
        </w:rPr>
        <w:t>COM101</w:t>
      </w:r>
      <w:r>
        <w:rPr>
          <w:rFonts w:hint="eastAsia" w:ascii="宋体" w:hAnsi="宋体" w:cs="宋体"/>
          <w:sz w:val="24"/>
          <w:szCs w:val="24"/>
        </w:rPr>
        <w:t>端口（虚拟端口），如图</w:t>
      </w:r>
      <w:r>
        <w:rPr>
          <w:sz w:val="24"/>
          <w:szCs w:val="24"/>
        </w:rPr>
        <w:t>5-</w:t>
      </w:r>
      <w:r>
        <w:rPr>
          <w:rFonts w:hint="eastAsia"/>
          <w:sz w:val="24"/>
          <w:szCs w:val="24"/>
        </w:rPr>
        <w:t>4</w:t>
      </w:r>
      <w:r>
        <w:rPr>
          <w:rFonts w:hint="eastAsia" w:ascii="宋体" w:hAnsi="宋体" w:cs="宋体"/>
          <w:sz w:val="24"/>
          <w:szCs w:val="24"/>
        </w:rPr>
        <w:t>所示。</w:t>
      </w:r>
    </w:p>
    <w:p>
      <w:pPr>
        <w:widowControl/>
        <w:jc w:val="center"/>
      </w:pPr>
      <w:r>
        <w:rPr>
          <w:rFonts w:ascii="宋体" w:hAnsi="宋体" w:cs="宋体"/>
          <w:kern w:val="0"/>
          <w:sz w:val="24"/>
          <w:szCs w:val="24"/>
        </w:rPr>
        <w:drawing>
          <wp:inline distT="0" distB="0" distL="114300" distR="114300">
            <wp:extent cx="5243830" cy="3837305"/>
            <wp:effectExtent l="0" t="0" r="4445" b="1270"/>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37"/>
                    <a:stretch>
                      <a:fillRect/>
                    </a:stretch>
                  </pic:blipFill>
                  <pic:spPr>
                    <a:xfrm>
                      <a:off x="0" y="0"/>
                      <a:ext cx="5243830" cy="3837305"/>
                    </a:xfrm>
                    <a:prstGeom prst="rect">
                      <a:avLst/>
                    </a:prstGeom>
                    <a:noFill/>
                    <a:ln w="9525">
                      <a:noFill/>
                    </a:ln>
                  </pic:spPr>
                </pic:pic>
              </a:graphicData>
            </a:graphic>
          </wp:inline>
        </w:drawing>
      </w:r>
    </w:p>
    <w:p>
      <w:pPr>
        <w:widowControl/>
        <w:spacing w:line="360" w:lineRule="auto"/>
        <w:jc w:val="center"/>
        <w:rPr>
          <w:rFonts w:hint="eastAsia" w:ascii="黑体" w:hAnsi="黑体" w:eastAsia="黑体" w:cs="黑体"/>
          <w:b/>
          <w:bCs/>
          <w:kern w:val="0"/>
          <w:sz w:val="21"/>
          <w:szCs w:val="21"/>
          <w:lang w:bidi="ar"/>
        </w:rPr>
      </w:pPr>
      <w:r>
        <w:rPr>
          <w:rFonts w:hint="eastAsia" w:ascii="黑体" w:hAnsi="黑体" w:eastAsia="黑体" w:cs="黑体"/>
          <w:b/>
          <w:bCs/>
          <w:sz w:val="21"/>
          <w:szCs w:val="21"/>
        </w:rPr>
        <w:t>图5-4 协调器测试仿真图</w:t>
      </w:r>
    </w:p>
    <w:p>
      <w:pPr>
        <w:spacing w:line="360" w:lineRule="auto"/>
        <w:ind w:firstLine="420"/>
        <w:jc w:val="left"/>
        <w:rPr>
          <w:rFonts w:hint="eastAsia" w:ascii="宋体" w:hAnsi="宋体" w:cs="宋体"/>
          <w:sz w:val="24"/>
          <w:szCs w:val="24"/>
        </w:rPr>
      </w:pPr>
      <w:r>
        <w:rPr>
          <w:rFonts w:hint="eastAsia" w:ascii="宋体" w:hAnsi="宋体" w:cs="宋体"/>
          <w:sz w:val="24"/>
          <w:szCs w:val="24"/>
        </w:rPr>
        <w:t>确保协调器连接上继电器和数据采集器后，打开协调器测试程序，如图</w:t>
      </w:r>
      <w:r>
        <w:rPr>
          <w:sz w:val="24"/>
          <w:szCs w:val="24"/>
        </w:rPr>
        <w:t>5-</w:t>
      </w:r>
      <w:r>
        <w:rPr>
          <w:rFonts w:hint="eastAsia"/>
          <w:sz w:val="24"/>
          <w:szCs w:val="24"/>
        </w:rPr>
        <w:t>5</w:t>
      </w:r>
      <w:r>
        <w:rPr>
          <w:rFonts w:hint="eastAsia" w:ascii="宋体" w:hAnsi="宋体" w:cs="宋体"/>
          <w:sz w:val="24"/>
          <w:szCs w:val="24"/>
        </w:rPr>
        <w:t>所示，连接</w:t>
      </w:r>
      <w:r>
        <w:rPr>
          <w:sz w:val="24"/>
          <w:szCs w:val="24"/>
        </w:rPr>
        <w:t>COM101</w:t>
      </w:r>
      <w:r>
        <w:rPr>
          <w:rFonts w:hint="eastAsia" w:ascii="宋体" w:hAnsi="宋体" w:cs="宋体"/>
          <w:sz w:val="24"/>
          <w:szCs w:val="24"/>
        </w:rPr>
        <w:t>端口，更新数据，此前先设置环境参数如网关测试时的一致，再进行这一步的测试，确保变量统一，从而提高网关测试的准确性，尽量减少误差。</w:t>
      </w:r>
    </w:p>
    <w:p>
      <w:pPr>
        <w:spacing w:line="360" w:lineRule="auto"/>
        <w:ind w:firstLine="420"/>
        <w:jc w:val="left"/>
        <w:rPr>
          <w:rFonts w:hint="eastAsia" w:ascii="宋体" w:hAnsi="宋体" w:cs="宋体"/>
          <w:sz w:val="24"/>
          <w:szCs w:val="24"/>
        </w:rPr>
      </w:pPr>
    </w:p>
    <w:p>
      <w:pPr>
        <w:widowControl/>
        <w:jc w:val="left"/>
      </w:pPr>
      <w:r>
        <w:rPr>
          <w:rFonts w:ascii="宋体" w:hAnsi="宋体" w:cs="宋体"/>
          <w:kern w:val="0"/>
          <w:sz w:val="24"/>
          <w:szCs w:val="24"/>
        </w:rPr>
        <w:drawing>
          <wp:inline distT="0" distB="0" distL="114300" distR="114300">
            <wp:extent cx="5294630" cy="3452495"/>
            <wp:effectExtent l="0" t="0" r="1270" b="508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38"/>
                    <a:stretch>
                      <a:fillRect/>
                    </a:stretch>
                  </pic:blipFill>
                  <pic:spPr>
                    <a:xfrm>
                      <a:off x="0" y="0"/>
                      <a:ext cx="5294630" cy="3452495"/>
                    </a:xfrm>
                    <a:prstGeom prst="rect">
                      <a:avLst/>
                    </a:prstGeom>
                    <a:noFill/>
                    <a:ln w="9525">
                      <a:noFill/>
                    </a:ln>
                  </pic:spPr>
                </pic:pic>
              </a:graphicData>
            </a:graphic>
          </wp:inline>
        </w:drawing>
      </w:r>
    </w:p>
    <w:p>
      <w:pPr>
        <w:widowControl/>
        <w:spacing w:line="360" w:lineRule="auto"/>
        <w:jc w:val="center"/>
        <w:rPr>
          <w:rFonts w:ascii="宋体" w:hAnsi="宋体" w:cs="宋体"/>
          <w:b/>
          <w:bCs/>
          <w:szCs w:val="21"/>
        </w:rPr>
      </w:pPr>
      <w:r>
        <w:rPr>
          <w:rFonts w:hint="eastAsia" w:ascii="黑体" w:hAnsi="黑体" w:eastAsia="黑体" w:cs="黑体"/>
          <w:b/>
          <w:bCs/>
          <w:szCs w:val="21"/>
        </w:rPr>
        <w:t>图5-5 协调器测试界面图</w:t>
      </w: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outlineLvl w:val="1"/>
        <w:rPr>
          <w:rFonts w:ascii="宋体" w:hAnsi="宋体" w:cs="宋体"/>
          <w:b/>
          <w:bCs/>
          <w:sz w:val="24"/>
        </w:rPr>
      </w:pPr>
      <w:bookmarkStart w:id="50" w:name="_Toc31802"/>
      <w:r>
        <w:rPr>
          <w:rFonts w:eastAsia="PingFangSC-Regular"/>
          <w:b/>
          <w:bCs/>
          <w:sz w:val="24"/>
        </w:rPr>
        <w:t>5.3</w:t>
      </w:r>
      <w:r>
        <w:rPr>
          <w:rFonts w:hint="eastAsia" w:ascii="PingFangSC-Regular" w:hAnsi="PingFangSC-Regular" w:eastAsia="PingFangSC-Regular"/>
          <w:b/>
          <w:bCs/>
          <w:sz w:val="24"/>
        </w:rPr>
        <w:t xml:space="preserve"> </w:t>
      </w:r>
      <w:r>
        <w:rPr>
          <w:rFonts w:hint="eastAsia" w:ascii="宋体" w:hAnsi="宋体" w:cs="宋体"/>
          <w:b/>
          <w:bCs/>
          <w:sz w:val="24"/>
        </w:rPr>
        <w:t>系统功能测试</w:t>
      </w:r>
      <w:bookmarkEnd w:id="50"/>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outlineLvl w:val="9"/>
        <w:rPr>
          <w:rFonts w:hint="eastAsia"/>
          <w:b w:val="0"/>
          <w:bCs w:val="0"/>
          <w:sz w:val="24"/>
        </w:rPr>
      </w:pPr>
      <w:r>
        <w:rPr>
          <w:b w:val="0"/>
          <w:bCs w:val="0"/>
          <w:sz w:val="24"/>
        </w:rPr>
        <w:t>5.3.1</w:t>
      </w:r>
      <w:r>
        <w:rPr>
          <w:rFonts w:hint="eastAsia"/>
          <w:b w:val="0"/>
          <w:bCs w:val="0"/>
          <w:sz w:val="24"/>
        </w:rPr>
        <w:t xml:space="preserve"> 信息采集模块</w:t>
      </w:r>
      <w:r>
        <w:rPr>
          <w:rFonts w:hint="eastAsia"/>
          <w:b w:val="0"/>
          <w:bCs w:val="0"/>
          <w:sz w:val="24"/>
          <w:lang w:val="en-US" w:eastAsia="zh-CN"/>
        </w:rPr>
        <w:t>与</w:t>
      </w:r>
      <w:r>
        <w:rPr>
          <w:rFonts w:hint="eastAsia"/>
          <w:b w:val="0"/>
          <w:bCs w:val="0"/>
          <w:sz w:val="24"/>
        </w:rPr>
        <w:t>显示模块</w:t>
      </w: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360" w:lineRule="auto"/>
        <w:ind w:firstLine="480" w:firstLineChars="200"/>
        <w:jc w:val="left"/>
        <w:textAlignment w:val="auto"/>
        <w:outlineLvl w:val="9"/>
        <w:rPr>
          <w:rFonts w:hint="default" w:eastAsia="宋体"/>
          <w:b/>
          <w:bCs/>
          <w:sz w:val="24"/>
          <w:lang w:val="en-US" w:eastAsia="zh-CN"/>
        </w:rPr>
      </w:pPr>
      <w:r>
        <w:rPr>
          <w:rFonts w:hint="eastAsia"/>
          <w:b w:val="0"/>
          <w:bCs w:val="0"/>
          <w:sz w:val="24"/>
          <w:lang w:val="en-US" w:eastAsia="zh-CN"/>
        </w:rPr>
        <w:t>为了测试信息采集模块与显示模块功能是否实现，这里选择的测试方法是在系统界面上查看一定时间内采集数据与虚拟仿真中的数据是否一致，来判断功能的准确性。测试的步骤是点击“智能教室管理平台”这个按钮，刷新界面，下图5-6是刷新后系统显示数据界面图，图5-7是同一时间虚拟仿真中的环境参数图。</w:t>
      </w:r>
    </w:p>
    <w:p>
      <w:pPr>
        <w:spacing w:line="360" w:lineRule="auto"/>
        <w:ind w:firstLine="420"/>
        <w:jc w:val="center"/>
        <w:rPr>
          <w:rFonts w:hint="eastAsia" w:ascii="宋体" w:hAnsi="宋体" w:cs="宋体"/>
          <w:sz w:val="24"/>
          <w:szCs w:val="22"/>
        </w:rPr>
      </w:pPr>
      <w:r>
        <w:rPr>
          <w:rFonts w:hint="eastAsia" w:ascii="宋体" w:hAnsi="宋体" w:cs="宋体"/>
          <w:sz w:val="24"/>
          <w:szCs w:val="22"/>
        </w:rPr>
        <w:drawing>
          <wp:inline distT="0" distB="0" distL="114300" distR="114300">
            <wp:extent cx="4959350" cy="1791970"/>
            <wp:effectExtent l="0" t="0" r="3175" b="8255"/>
            <wp:docPr id="37" name="图片 10" descr="F(R1OLOO4$]B_$SVJ{0S0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descr="F(R1OLOO4$]B_$SVJ{0S0CU"/>
                    <pic:cNvPicPr>
                      <a:picLocks noChangeAspect="1"/>
                    </pic:cNvPicPr>
                  </pic:nvPicPr>
                  <pic:blipFill>
                    <a:blip r:embed="rId27"/>
                    <a:stretch>
                      <a:fillRect/>
                    </a:stretch>
                  </pic:blipFill>
                  <pic:spPr>
                    <a:xfrm>
                      <a:off x="0" y="0"/>
                      <a:ext cx="4959350" cy="1791970"/>
                    </a:xfrm>
                    <a:prstGeom prst="rect">
                      <a:avLst/>
                    </a:prstGeom>
                    <a:noFill/>
                    <a:ln>
                      <a:noFill/>
                    </a:ln>
                  </pic:spPr>
                </pic:pic>
              </a:graphicData>
            </a:graphic>
          </wp:inline>
        </w:drawing>
      </w:r>
    </w:p>
    <w:p>
      <w:pPr>
        <w:widowControl/>
        <w:spacing w:line="360" w:lineRule="auto"/>
        <w:jc w:val="center"/>
        <w:rPr>
          <w:rFonts w:hint="eastAsia" w:ascii="黑体" w:hAnsi="黑体" w:eastAsia="黑体" w:cs="黑体"/>
          <w:b/>
          <w:bCs/>
          <w:szCs w:val="21"/>
        </w:rPr>
      </w:pPr>
      <w:r>
        <w:rPr>
          <w:rFonts w:hint="eastAsia" w:ascii="黑体" w:hAnsi="黑体" w:eastAsia="黑体" w:cs="黑体"/>
          <w:b/>
          <w:bCs/>
          <w:szCs w:val="21"/>
        </w:rPr>
        <w:t>图5-</w:t>
      </w:r>
      <w:r>
        <w:rPr>
          <w:rFonts w:hint="eastAsia" w:ascii="黑体" w:hAnsi="黑体" w:eastAsia="黑体" w:cs="黑体"/>
          <w:b/>
          <w:bCs/>
          <w:szCs w:val="21"/>
          <w:lang w:val="en-US" w:eastAsia="zh-CN"/>
        </w:rPr>
        <w:t>6</w:t>
      </w:r>
      <w:r>
        <w:rPr>
          <w:rFonts w:hint="eastAsia" w:ascii="黑体" w:hAnsi="黑体" w:eastAsia="黑体" w:cs="黑体"/>
          <w:b/>
          <w:bCs/>
          <w:szCs w:val="21"/>
        </w:rPr>
        <w:t xml:space="preserve"> </w:t>
      </w:r>
      <w:r>
        <w:rPr>
          <w:rFonts w:hint="eastAsia" w:ascii="黑体" w:hAnsi="黑体" w:eastAsia="黑体" w:cs="黑体"/>
          <w:b/>
          <w:bCs/>
          <w:szCs w:val="21"/>
          <w:lang w:val="en-US" w:eastAsia="zh-CN"/>
        </w:rPr>
        <w:t>数据显示界面</w:t>
      </w:r>
      <w:r>
        <w:rPr>
          <w:rFonts w:hint="eastAsia" w:ascii="黑体" w:hAnsi="黑体" w:eastAsia="黑体" w:cs="黑体"/>
          <w:b/>
          <w:bCs/>
          <w:szCs w:val="21"/>
        </w:rPr>
        <w:t>图</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684395" cy="1243965"/>
            <wp:effectExtent l="0" t="0" r="1905" b="3810"/>
            <wp:docPr id="3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descr="IMG_256"/>
                    <pic:cNvPicPr>
                      <a:picLocks noChangeAspect="1"/>
                    </pic:cNvPicPr>
                  </pic:nvPicPr>
                  <pic:blipFill>
                    <a:blip r:embed="rId39"/>
                    <a:stretch>
                      <a:fillRect/>
                    </a:stretch>
                  </pic:blipFill>
                  <pic:spPr>
                    <a:xfrm>
                      <a:off x="0" y="0"/>
                      <a:ext cx="4684395" cy="1243965"/>
                    </a:xfrm>
                    <a:prstGeom prst="rect">
                      <a:avLst/>
                    </a:prstGeom>
                    <a:noFill/>
                    <a:ln w="9525">
                      <a:noFill/>
                    </a:ln>
                  </pic:spPr>
                </pic:pic>
              </a:graphicData>
            </a:graphic>
          </wp:inline>
        </w:drawing>
      </w:r>
    </w:p>
    <w:p>
      <w:pPr>
        <w:widowControl/>
        <w:spacing w:line="360" w:lineRule="auto"/>
        <w:jc w:val="center"/>
        <w:rPr>
          <w:rFonts w:hint="eastAsia" w:ascii="黑体" w:hAnsi="黑体" w:eastAsia="黑体" w:cs="黑体"/>
          <w:b/>
          <w:bCs/>
          <w:szCs w:val="21"/>
        </w:rPr>
      </w:pPr>
      <w:r>
        <w:rPr>
          <w:rFonts w:hint="eastAsia" w:ascii="黑体" w:hAnsi="黑体" w:eastAsia="黑体" w:cs="黑体"/>
          <w:b/>
          <w:bCs/>
          <w:szCs w:val="21"/>
        </w:rPr>
        <w:t>图5-</w:t>
      </w:r>
      <w:r>
        <w:rPr>
          <w:rFonts w:hint="eastAsia" w:ascii="黑体" w:hAnsi="黑体" w:eastAsia="黑体" w:cs="黑体"/>
          <w:b/>
          <w:bCs/>
          <w:szCs w:val="21"/>
          <w:lang w:val="en-US" w:eastAsia="zh-CN"/>
        </w:rPr>
        <w:t>7</w:t>
      </w:r>
      <w:r>
        <w:rPr>
          <w:rFonts w:hint="eastAsia" w:ascii="黑体" w:hAnsi="黑体" w:eastAsia="黑体" w:cs="黑体"/>
          <w:b/>
          <w:bCs/>
          <w:szCs w:val="21"/>
        </w:rPr>
        <w:t xml:space="preserve"> </w:t>
      </w:r>
      <w:r>
        <w:rPr>
          <w:rFonts w:hint="eastAsia" w:ascii="黑体" w:hAnsi="黑体" w:eastAsia="黑体" w:cs="黑体"/>
          <w:b/>
          <w:bCs/>
          <w:szCs w:val="21"/>
          <w:lang w:val="en-US" w:eastAsia="zh-CN"/>
        </w:rPr>
        <w:t>环境参数显示</w:t>
      </w:r>
      <w:r>
        <w:rPr>
          <w:rFonts w:hint="eastAsia" w:ascii="黑体" w:hAnsi="黑体" w:eastAsia="黑体" w:cs="黑体"/>
          <w:b/>
          <w:bCs/>
          <w:szCs w:val="21"/>
        </w:rPr>
        <w:t>图</w:t>
      </w:r>
    </w:p>
    <w:p>
      <w:pPr>
        <w:spacing w:line="360" w:lineRule="auto"/>
        <w:ind w:firstLine="420"/>
        <w:jc w:val="left"/>
        <w:rPr>
          <w:rFonts w:hint="default" w:ascii="宋体" w:hAnsi="宋体" w:eastAsia="宋体" w:cs="宋体"/>
          <w:sz w:val="24"/>
          <w:szCs w:val="22"/>
          <w:lang w:val="en-US" w:eastAsia="zh-CN"/>
        </w:rPr>
      </w:pPr>
      <w:r>
        <w:rPr>
          <w:rFonts w:hint="eastAsia" w:ascii="宋体" w:hAnsi="宋体" w:cs="宋体"/>
          <w:sz w:val="24"/>
          <w:szCs w:val="22"/>
          <w:lang w:val="en-US" w:eastAsia="zh-CN"/>
        </w:rPr>
        <w:t>将图</w:t>
      </w:r>
      <w:r>
        <w:rPr>
          <w:rFonts w:hint="default" w:ascii="Times New Roman" w:hAnsi="Times New Roman" w:cs="Times New Roman"/>
          <w:sz w:val="24"/>
          <w:szCs w:val="22"/>
          <w:lang w:val="en-US" w:eastAsia="zh-CN"/>
        </w:rPr>
        <w:t>5-6</w:t>
      </w:r>
      <w:r>
        <w:rPr>
          <w:rFonts w:hint="eastAsia" w:ascii="宋体" w:hAnsi="宋体" w:cs="宋体"/>
          <w:sz w:val="24"/>
          <w:szCs w:val="22"/>
          <w:lang w:val="en-US" w:eastAsia="zh-CN"/>
        </w:rPr>
        <w:t>与</w:t>
      </w:r>
      <w:r>
        <w:rPr>
          <w:rFonts w:hint="default" w:ascii="Times New Roman" w:hAnsi="Times New Roman" w:cs="Times New Roman"/>
          <w:sz w:val="24"/>
          <w:szCs w:val="22"/>
          <w:lang w:val="en-US" w:eastAsia="zh-CN"/>
        </w:rPr>
        <w:t>5-7</w:t>
      </w:r>
      <w:r>
        <w:rPr>
          <w:rFonts w:hint="eastAsia" w:ascii="宋体" w:hAnsi="宋体" w:cs="宋体"/>
          <w:sz w:val="24"/>
          <w:szCs w:val="22"/>
          <w:lang w:val="en-US" w:eastAsia="zh-CN"/>
        </w:rPr>
        <w:t>的数据进行比对，发现两者显示数据一致，证明数据采集模块与显示模块的功能正常实现。</w:t>
      </w:r>
    </w:p>
    <w:p>
      <w:pPr>
        <w:spacing w:line="360" w:lineRule="auto"/>
        <w:jc w:val="left"/>
        <w:rPr>
          <w:rFonts w:hint="eastAsia"/>
          <w:b w:val="0"/>
          <w:bCs w:val="0"/>
          <w:sz w:val="24"/>
        </w:rPr>
      </w:pPr>
      <w:r>
        <w:rPr>
          <w:b w:val="0"/>
          <w:bCs w:val="0"/>
          <w:sz w:val="24"/>
        </w:rPr>
        <w:t>5.3.</w:t>
      </w:r>
      <w:r>
        <w:rPr>
          <w:rFonts w:hint="eastAsia"/>
          <w:b w:val="0"/>
          <w:bCs w:val="0"/>
          <w:sz w:val="24"/>
        </w:rPr>
        <w:t>2存储数据模块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eastAsia="宋体"/>
          <w:b/>
          <w:bCs/>
          <w:sz w:val="24"/>
          <w:lang w:val="en-US" w:eastAsia="zh-CN"/>
        </w:rPr>
      </w:pPr>
      <w:r>
        <w:rPr>
          <w:rFonts w:hint="eastAsia"/>
          <w:b w:val="0"/>
          <w:bCs w:val="0"/>
          <w:sz w:val="24"/>
          <w:lang w:val="en-US" w:eastAsia="zh-CN"/>
        </w:rPr>
        <w:t>为了测试系统中存储数据模块的功能是否准确，在点击“智能教室管理平台”这个按钮后，回到数据库中查看传感器数据的表，通过比对同一时间点显示界面的数据与数据库存储的数据是否相同来判断存储数据模块是否实现，下图5-8是测试时间里数据的存储情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91505" cy="1687830"/>
            <wp:effectExtent l="0" t="0" r="4445" b="7620"/>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40"/>
                    <a:stretch>
                      <a:fillRect/>
                    </a:stretch>
                  </pic:blipFill>
                  <pic:spPr>
                    <a:xfrm>
                      <a:off x="0" y="0"/>
                      <a:ext cx="5691505" cy="1687830"/>
                    </a:xfrm>
                    <a:prstGeom prst="rect">
                      <a:avLst/>
                    </a:prstGeom>
                    <a:noFill/>
                    <a:ln w="9525">
                      <a:noFill/>
                    </a:ln>
                  </pic:spPr>
                </pic:pic>
              </a:graphicData>
            </a:graphic>
          </wp:inline>
        </w:drawing>
      </w:r>
    </w:p>
    <w:p>
      <w:pPr>
        <w:widowControl/>
        <w:spacing w:line="360" w:lineRule="auto"/>
        <w:jc w:val="center"/>
        <w:rPr>
          <w:rFonts w:hint="eastAsia" w:ascii="黑体" w:hAnsi="黑体" w:eastAsia="黑体" w:cs="黑体"/>
          <w:b/>
          <w:bCs/>
          <w:szCs w:val="21"/>
        </w:rPr>
      </w:pPr>
      <w:r>
        <w:rPr>
          <w:rFonts w:hint="eastAsia" w:ascii="黑体" w:hAnsi="黑体" w:eastAsia="黑体" w:cs="黑体"/>
          <w:b/>
          <w:bCs/>
          <w:szCs w:val="21"/>
        </w:rPr>
        <w:t>图5-</w:t>
      </w:r>
      <w:r>
        <w:rPr>
          <w:rFonts w:hint="eastAsia" w:ascii="黑体" w:hAnsi="黑体" w:eastAsia="黑体" w:cs="黑体"/>
          <w:b/>
          <w:bCs/>
          <w:szCs w:val="21"/>
          <w:lang w:val="en-US" w:eastAsia="zh-CN"/>
        </w:rPr>
        <w:t>8</w:t>
      </w:r>
      <w:r>
        <w:rPr>
          <w:rFonts w:hint="eastAsia" w:ascii="黑体" w:hAnsi="黑体" w:eastAsia="黑体" w:cs="黑体"/>
          <w:b/>
          <w:bCs/>
          <w:szCs w:val="21"/>
        </w:rPr>
        <w:t xml:space="preserve"> </w:t>
      </w:r>
      <w:r>
        <w:rPr>
          <w:rFonts w:hint="eastAsia" w:ascii="黑体" w:hAnsi="黑体" w:eastAsia="黑体" w:cs="黑体"/>
          <w:b/>
          <w:bCs/>
          <w:szCs w:val="21"/>
          <w:lang w:val="en-US" w:eastAsia="zh-CN"/>
        </w:rPr>
        <w:t>存储数据</w:t>
      </w:r>
      <w:r>
        <w:rPr>
          <w:rFonts w:hint="eastAsia" w:ascii="黑体" w:hAnsi="黑体" w:eastAsia="黑体" w:cs="黑体"/>
          <w:b/>
          <w:bCs/>
          <w:szCs w:val="21"/>
        </w:rPr>
        <w:t>图</w:t>
      </w:r>
    </w:p>
    <w:p>
      <w:pPr>
        <w:spacing w:line="360" w:lineRule="auto"/>
        <w:ind w:firstLine="480" w:firstLineChars="200"/>
        <w:jc w:val="left"/>
        <w:outlineLvl w:val="9"/>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通过对比图</w:t>
      </w:r>
      <w:r>
        <w:rPr>
          <w:rFonts w:hint="default" w:ascii="Times New Roman" w:hAnsi="Times New Roman" w:eastAsia="宋体" w:cs="Times New Roman"/>
          <w:b w:val="0"/>
          <w:bCs w:val="0"/>
          <w:sz w:val="24"/>
          <w:lang w:val="en-US" w:eastAsia="zh-CN"/>
        </w:rPr>
        <w:t>5-6</w:t>
      </w:r>
      <w:r>
        <w:rPr>
          <w:rFonts w:hint="eastAsia" w:ascii="宋体" w:hAnsi="宋体" w:eastAsia="宋体" w:cs="宋体"/>
          <w:b w:val="0"/>
          <w:bCs w:val="0"/>
          <w:sz w:val="24"/>
          <w:lang w:val="en-US" w:eastAsia="zh-CN"/>
        </w:rPr>
        <w:t>与</w:t>
      </w:r>
      <w:r>
        <w:rPr>
          <w:rFonts w:hint="default" w:ascii="Times New Roman" w:hAnsi="Times New Roman" w:eastAsia="宋体" w:cs="Times New Roman"/>
          <w:b w:val="0"/>
          <w:bCs w:val="0"/>
          <w:sz w:val="24"/>
          <w:lang w:val="en-US" w:eastAsia="zh-CN"/>
        </w:rPr>
        <w:t>5-8</w:t>
      </w:r>
      <w:r>
        <w:rPr>
          <w:rFonts w:hint="eastAsia" w:ascii="宋体" w:hAnsi="宋体" w:eastAsia="宋体" w:cs="宋体"/>
          <w:b w:val="0"/>
          <w:bCs w:val="0"/>
          <w:sz w:val="24"/>
          <w:lang w:val="en-US" w:eastAsia="zh-CN"/>
        </w:rPr>
        <w:t>，发现两者的数据对应，因此可以判断系统的存储数据模块功能正常。</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outlineLvl w:val="9"/>
        <w:rPr>
          <w:rFonts w:hint="eastAsia"/>
          <w:b w:val="0"/>
          <w:bCs w:val="0"/>
          <w:sz w:val="24"/>
        </w:rPr>
      </w:pPr>
      <w:r>
        <w:rPr>
          <w:b w:val="0"/>
          <w:bCs w:val="0"/>
          <w:sz w:val="24"/>
        </w:rPr>
        <w:t>5.3.</w:t>
      </w:r>
      <w:r>
        <w:rPr>
          <w:rFonts w:hint="eastAsia"/>
          <w:b w:val="0"/>
          <w:bCs w:val="0"/>
          <w:sz w:val="24"/>
          <w:lang w:val="en-US" w:eastAsia="zh-CN"/>
        </w:rPr>
        <w:t>3</w:t>
      </w:r>
      <w:r>
        <w:rPr>
          <w:rFonts w:hint="eastAsia"/>
          <w:b w:val="0"/>
          <w:bCs w:val="0"/>
          <w:sz w:val="24"/>
        </w:rPr>
        <w:t xml:space="preserve"> 控制模块</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outlineLvl w:val="9"/>
        <w:rPr>
          <w:rFonts w:hint="eastAsia"/>
          <w:b w:val="0"/>
          <w:bCs w:val="0"/>
          <w:sz w:val="24"/>
          <w:lang w:val="en-US" w:eastAsia="zh-CN"/>
        </w:rPr>
      </w:pPr>
      <w:r>
        <w:rPr>
          <w:rFonts w:hint="eastAsia"/>
          <w:b/>
          <w:bCs/>
          <w:sz w:val="24"/>
          <w:lang w:val="en-US" w:eastAsia="zh-CN"/>
        </w:rPr>
        <w:tab/>
      </w:r>
      <w:r>
        <w:rPr>
          <w:rFonts w:hint="eastAsia"/>
          <w:b w:val="0"/>
          <w:bCs w:val="0"/>
          <w:sz w:val="24"/>
          <w:lang w:val="en-US" w:eastAsia="zh-CN"/>
        </w:rPr>
        <w:t>为了测试系统的控制模块功能是否实现，这里选择的测试方法是在系统界面上控制调节设备同时开启和关闭，来判断控制功能的准确性。测试的步骤是点击每一个设备的开按钮，下图5-9是在系统关闭所有调控设备，同时图5-10是硬件仿真中设备的开关状态图；图5-11是在系统上开启所有调控设备，图5-12是仿真中设备的开关状态图。</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center"/>
        <w:outlineLvl w:val="9"/>
        <w:rPr>
          <w:rFonts w:hint="default"/>
          <w:b w:val="0"/>
          <w:bCs w:val="0"/>
          <w:sz w:val="24"/>
          <w:lang w:val="en-US" w:eastAsia="zh-CN"/>
        </w:rPr>
      </w:pPr>
      <w:r>
        <w:rPr>
          <w:rFonts w:hint="default"/>
          <w:b w:val="0"/>
          <w:bCs w:val="0"/>
          <w:sz w:val="24"/>
          <w:lang w:val="en-US" w:eastAsia="zh-CN"/>
        </w:rPr>
        <w:drawing>
          <wp:inline distT="0" distB="0" distL="114300" distR="114300">
            <wp:extent cx="4828540" cy="2141855"/>
            <wp:effectExtent l="0" t="0" r="635" b="1270"/>
            <wp:docPr id="40" name="图片 40" descr="%}L0E_]~W31N4@GPPJPNF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L0E_]~W31N4@GPPJPNF6S"/>
                    <pic:cNvPicPr>
                      <a:picLocks noChangeAspect="1"/>
                    </pic:cNvPicPr>
                  </pic:nvPicPr>
                  <pic:blipFill>
                    <a:blip r:embed="rId41"/>
                    <a:stretch>
                      <a:fillRect/>
                    </a:stretch>
                  </pic:blipFill>
                  <pic:spPr>
                    <a:xfrm>
                      <a:off x="0" y="0"/>
                      <a:ext cx="4828540" cy="2141855"/>
                    </a:xfrm>
                    <a:prstGeom prst="rect">
                      <a:avLst/>
                    </a:prstGeom>
                  </pic:spPr>
                </pic:pic>
              </a:graphicData>
            </a:graphic>
          </wp:inline>
        </w:drawing>
      </w:r>
    </w:p>
    <w:p>
      <w:pPr>
        <w:widowControl/>
        <w:jc w:val="center"/>
        <w:rPr>
          <w:rFonts w:hint="eastAsia" w:ascii="黑体" w:hAnsi="黑体" w:eastAsia="黑体" w:cs="黑体"/>
          <w:b/>
          <w:bCs/>
          <w:szCs w:val="21"/>
        </w:rPr>
      </w:pPr>
      <w:r>
        <w:rPr>
          <w:rFonts w:hint="eastAsia" w:ascii="黑体" w:hAnsi="黑体" w:eastAsia="黑体" w:cs="黑体"/>
          <w:b/>
          <w:bCs/>
          <w:szCs w:val="21"/>
        </w:rPr>
        <w:t>图5-</w:t>
      </w:r>
      <w:r>
        <w:rPr>
          <w:rFonts w:hint="eastAsia" w:ascii="黑体" w:hAnsi="黑体" w:eastAsia="黑体" w:cs="黑体"/>
          <w:b/>
          <w:bCs/>
          <w:szCs w:val="21"/>
          <w:lang w:val="en-US" w:eastAsia="zh-CN"/>
        </w:rPr>
        <w:t>9</w:t>
      </w:r>
      <w:r>
        <w:rPr>
          <w:rFonts w:hint="eastAsia" w:ascii="黑体" w:hAnsi="黑体" w:eastAsia="黑体" w:cs="黑体"/>
          <w:b/>
          <w:bCs/>
          <w:szCs w:val="21"/>
        </w:rPr>
        <w:t xml:space="preserve"> </w:t>
      </w:r>
      <w:r>
        <w:rPr>
          <w:rFonts w:hint="eastAsia" w:ascii="黑体" w:hAnsi="黑体" w:eastAsia="黑体" w:cs="黑体"/>
          <w:b/>
          <w:bCs/>
          <w:szCs w:val="21"/>
          <w:lang w:val="en-US" w:eastAsia="zh-CN"/>
        </w:rPr>
        <w:t>系统关闭设备</w:t>
      </w:r>
      <w:r>
        <w:rPr>
          <w:rFonts w:hint="eastAsia" w:ascii="黑体" w:hAnsi="黑体" w:eastAsia="黑体" w:cs="黑体"/>
          <w:b/>
          <w:bCs/>
          <w:szCs w:val="21"/>
        </w:rPr>
        <w:t>图</w:t>
      </w:r>
    </w:p>
    <w:p>
      <w:pPr>
        <w:widowControl/>
        <w:jc w:val="center"/>
        <w:rPr>
          <w:rFonts w:hint="default" w:ascii="黑体" w:hAnsi="黑体" w:eastAsia="黑体" w:cs="黑体"/>
          <w:b/>
          <w:bCs/>
          <w:szCs w:val="21"/>
          <w:lang w:val="en-US" w:eastAsia="zh-C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center"/>
        <w:outlineLvl w:val="9"/>
        <w:rPr>
          <w:rFonts w:hint="default"/>
          <w:b w:val="0"/>
          <w:bCs w:val="0"/>
          <w:sz w:val="24"/>
          <w:lang w:val="en-US" w:eastAsia="zh-CN"/>
        </w:rPr>
      </w:pPr>
      <w:r>
        <w:rPr>
          <w:rFonts w:hint="default"/>
          <w:b w:val="0"/>
          <w:bCs w:val="0"/>
          <w:sz w:val="24"/>
          <w:lang w:val="en-US" w:eastAsia="zh-CN"/>
        </w:rPr>
        <w:drawing>
          <wp:inline distT="0" distB="0" distL="114300" distR="114300">
            <wp:extent cx="4364990" cy="3208020"/>
            <wp:effectExtent l="0" t="0" r="6985" b="1905"/>
            <wp:docPr id="42" name="图片 42" descr="{(M3%`12@PAUUY~7(_YT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M3%`12@PAUUY~7(_YTCT1"/>
                    <pic:cNvPicPr>
                      <a:picLocks noChangeAspect="1"/>
                    </pic:cNvPicPr>
                  </pic:nvPicPr>
                  <pic:blipFill>
                    <a:blip r:embed="rId42"/>
                    <a:stretch>
                      <a:fillRect/>
                    </a:stretch>
                  </pic:blipFill>
                  <pic:spPr>
                    <a:xfrm>
                      <a:off x="0" y="0"/>
                      <a:ext cx="4364990" cy="3208020"/>
                    </a:xfrm>
                    <a:prstGeom prst="rect">
                      <a:avLst/>
                    </a:prstGeom>
                  </pic:spPr>
                </pic:pic>
              </a:graphicData>
            </a:graphic>
          </wp:inline>
        </w:drawing>
      </w:r>
    </w:p>
    <w:p>
      <w:pPr>
        <w:widowControl/>
        <w:jc w:val="center"/>
        <w:rPr>
          <w:rFonts w:hint="eastAsia" w:ascii="黑体" w:hAnsi="黑体" w:eastAsia="黑体" w:cs="黑体"/>
          <w:b/>
          <w:bCs/>
          <w:szCs w:val="21"/>
          <w:lang w:eastAsia="zh-CN"/>
        </w:rPr>
      </w:pPr>
      <w:r>
        <w:rPr>
          <w:rFonts w:hint="eastAsia" w:ascii="黑体" w:hAnsi="黑体" w:eastAsia="黑体" w:cs="黑体"/>
          <w:b/>
          <w:bCs/>
          <w:szCs w:val="21"/>
        </w:rPr>
        <w:t>图5-</w:t>
      </w:r>
      <w:r>
        <w:rPr>
          <w:rFonts w:hint="eastAsia" w:ascii="黑体" w:hAnsi="黑体" w:eastAsia="黑体" w:cs="黑体"/>
          <w:b/>
          <w:bCs/>
          <w:szCs w:val="21"/>
          <w:lang w:val="en-US" w:eastAsia="zh-CN"/>
        </w:rPr>
        <w:t>10</w:t>
      </w:r>
      <w:r>
        <w:rPr>
          <w:rFonts w:hint="eastAsia" w:ascii="黑体" w:hAnsi="黑体" w:eastAsia="黑体" w:cs="黑体"/>
          <w:b/>
          <w:bCs/>
          <w:szCs w:val="21"/>
        </w:rPr>
        <w:t xml:space="preserve"> </w:t>
      </w:r>
      <w:r>
        <w:rPr>
          <w:rFonts w:hint="eastAsia" w:ascii="黑体" w:hAnsi="黑体" w:eastAsia="黑体" w:cs="黑体"/>
          <w:b/>
          <w:bCs/>
          <w:szCs w:val="21"/>
          <w:lang w:val="en-US" w:eastAsia="zh-CN"/>
        </w:rPr>
        <w:t>设备关闭状态</w:t>
      </w:r>
      <w:r>
        <w:rPr>
          <w:rFonts w:hint="eastAsia" w:ascii="黑体" w:hAnsi="黑体" w:eastAsia="黑体" w:cs="黑体"/>
          <w:b/>
          <w:bCs/>
          <w:szCs w:val="21"/>
        </w:rPr>
        <w:t>图</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outlineLvl w:val="9"/>
        <w:rPr>
          <w:rFonts w:hint="default"/>
          <w:b w:val="0"/>
          <w:bCs w:val="0"/>
          <w:sz w:val="24"/>
          <w:lang w:val="en-US" w:eastAsia="zh-C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center"/>
        <w:outlineLvl w:val="9"/>
        <w:rPr>
          <w:rFonts w:hint="default"/>
          <w:b w:val="0"/>
          <w:bCs w:val="0"/>
          <w:sz w:val="24"/>
          <w:lang w:val="en-US" w:eastAsia="zh-CN"/>
        </w:rPr>
      </w:pPr>
      <w:r>
        <w:rPr>
          <w:rFonts w:hint="default"/>
          <w:b w:val="0"/>
          <w:bCs w:val="0"/>
          <w:sz w:val="24"/>
          <w:lang w:val="en-US" w:eastAsia="zh-CN"/>
        </w:rPr>
        <w:drawing>
          <wp:inline distT="0" distB="0" distL="114300" distR="114300">
            <wp:extent cx="4615180" cy="1889760"/>
            <wp:effectExtent l="0" t="0" r="4445" b="5715"/>
            <wp:docPr id="41" name="图片 41" descr="F[1}5YGMH0DT%H)[755ZC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F[1}5YGMH0DT%H)[755ZCIB"/>
                    <pic:cNvPicPr>
                      <a:picLocks noChangeAspect="1"/>
                    </pic:cNvPicPr>
                  </pic:nvPicPr>
                  <pic:blipFill>
                    <a:blip r:embed="rId43"/>
                    <a:stretch>
                      <a:fillRect/>
                    </a:stretch>
                  </pic:blipFill>
                  <pic:spPr>
                    <a:xfrm>
                      <a:off x="0" y="0"/>
                      <a:ext cx="4615180" cy="1889760"/>
                    </a:xfrm>
                    <a:prstGeom prst="rect">
                      <a:avLst/>
                    </a:prstGeom>
                  </pic:spPr>
                </pic:pic>
              </a:graphicData>
            </a:graphic>
          </wp:inline>
        </w:drawing>
      </w:r>
    </w:p>
    <w:p>
      <w:pPr>
        <w:widowControl/>
        <w:jc w:val="center"/>
        <w:rPr>
          <w:rFonts w:hint="eastAsia" w:ascii="黑体" w:hAnsi="黑体" w:eastAsia="黑体" w:cs="黑体"/>
          <w:b/>
          <w:bCs/>
          <w:szCs w:val="21"/>
        </w:rPr>
      </w:pPr>
      <w:r>
        <w:rPr>
          <w:rFonts w:hint="eastAsia" w:ascii="黑体" w:hAnsi="黑体" w:eastAsia="黑体" w:cs="黑体"/>
          <w:b/>
          <w:bCs/>
          <w:szCs w:val="21"/>
        </w:rPr>
        <w:t>图5-</w:t>
      </w:r>
      <w:r>
        <w:rPr>
          <w:rFonts w:hint="eastAsia" w:ascii="黑体" w:hAnsi="黑体" w:eastAsia="黑体" w:cs="黑体"/>
          <w:b/>
          <w:bCs/>
          <w:szCs w:val="21"/>
          <w:lang w:val="en-US" w:eastAsia="zh-CN"/>
        </w:rPr>
        <w:t>11</w:t>
      </w:r>
      <w:r>
        <w:rPr>
          <w:rFonts w:hint="eastAsia" w:ascii="黑体" w:hAnsi="黑体" w:eastAsia="黑体" w:cs="黑体"/>
          <w:b/>
          <w:bCs/>
          <w:szCs w:val="21"/>
        </w:rPr>
        <w:t xml:space="preserve"> </w:t>
      </w:r>
      <w:r>
        <w:rPr>
          <w:rFonts w:hint="eastAsia" w:ascii="黑体" w:hAnsi="黑体" w:eastAsia="黑体" w:cs="黑体"/>
          <w:b/>
          <w:bCs/>
          <w:szCs w:val="21"/>
          <w:lang w:val="en-US" w:eastAsia="zh-CN"/>
        </w:rPr>
        <w:t>系统开启设备</w:t>
      </w:r>
      <w:r>
        <w:rPr>
          <w:rFonts w:hint="eastAsia" w:ascii="黑体" w:hAnsi="黑体" w:eastAsia="黑体" w:cs="黑体"/>
          <w:b/>
          <w:bCs/>
          <w:szCs w:val="21"/>
        </w:rPr>
        <w:t>图</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outlineLvl w:val="9"/>
        <w:rPr>
          <w:rFonts w:hint="default"/>
          <w:b w:val="0"/>
          <w:bCs w:val="0"/>
          <w:sz w:val="24"/>
          <w:lang w:val="en-US" w:eastAsia="zh-CN"/>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center"/>
        <w:outlineLvl w:val="9"/>
        <w:rPr>
          <w:rFonts w:hint="default"/>
          <w:b w:val="0"/>
          <w:bCs w:val="0"/>
          <w:sz w:val="24"/>
          <w:lang w:val="en-US" w:eastAsia="zh-CN"/>
        </w:rPr>
      </w:pPr>
      <w:r>
        <w:rPr>
          <w:rFonts w:hint="default"/>
          <w:b w:val="0"/>
          <w:bCs w:val="0"/>
          <w:sz w:val="24"/>
          <w:lang w:val="en-US" w:eastAsia="zh-CN"/>
        </w:rPr>
        <w:drawing>
          <wp:inline distT="0" distB="0" distL="114300" distR="114300">
            <wp:extent cx="4328160" cy="3070225"/>
            <wp:effectExtent l="0" t="0" r="5715" b="6350"/>
            <wp:docPr id="43" name="图片 43" descr="6PV[7PRN6R@MVYR37GEHZ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6PV[7PRN6R@MVYR37GEHZPG"/>
                    <pic:cNvPicPr>
                      <a:picLocks noChangeAspect="1"/>
                    </pic:cNvPicPr>
                  </pic:nvPicPr>
                  <pic:blipFill>
                    <a:blip r:embed="rId44"/>
                    <a:stretch>
                      <a:fillRect/>
                    </a:stretch>
                  </pic:blipFill>
                  <pic:spPr>
                    <a:xfrm>
                      <a:off x="0" y="0"/>
                      <a:ext cx="4328160" cy="3070225"/>
                    </a:xfrm>
                    <a:prstGeom prst="rect">
                      <a:avLst/>
                    </a:prstGeom>
                  </pic:spPr>
                </pic:pic>
              </a:graphicData>
            </a:graphic>
          </wp:inline>
        </w:drawing>
      </w:r>
    </w:p>
    <w:p>
      <w:pPr>
        <w:widowControl/>
        <w:spacing w:line="360" w:lineRule="auto"/>
        <w:jc w:val="center"/>
        <w:rPr>
          <w:rFonts w:hint="eastAsia" w:ascii="黑体" w:hAnsi="黑体" w:eastAsia="黑体" w:cs="黑体"/>
          <w:b/>
          <w:bCs/>
          <w:szCs w:val="21"/>
        </w:rPr>
      </w:pPr>
      <w:r>
        <w:rPr>
          <w:rFonts w:hint="eastAsia" w:ascii="黑体" w:hAnsi="黑体" w:eastAsia="黑体" w:cs="黑体"/>
          <w:b/>
          <w:bCs/>
          <w:szCs w:val="21"/>
        </w:rPr>
        <w:t>图5-</w:t>
      </w:r>
      <w:r>
        <w:rPr>
          <w:rFonts w:hint="eastAsia" w:ascii="黑体" w:hAnsi="黑体" w:eastAsia="黑体" w:cs="黑体"/>
          <w:b/>
          <w:bCs/>
          <w:szCs w:val="21"/>
          <w:lang w:val="en-US" w:eastAsia="zh-CN"/>
        </w:rPr>
        <w:t>12</w:t>
      </w:r>
      <w:r>
        <w:rPr>
          <w:rFonts w:hint="eastAsia" w:ascii="黑体" w:hAnsi="黑体" w:eastAsia="黑体" w:cs="黑体"/>
          <w:b/>
          <w:bCs/>
          <w:szCs w:val="21"/>
        </w:rPr>
        <w:t xml:space="preserve"> </w:t>
      </w:r>
      <w:r>
        <w:rPr>
          <w:rFonts w:hint="eastAsia" w:ascii="黑体" w:hAnsi="黑体" w:eastAsia="黑体" w:cs="黑体"/>
          <w:b/>
          <w:bCs/>
          <w:szCs w:val="21"/>
          <w:lang w:val="en-US" w:eastAsia="zh-CN"/>
        </w:rPr>
        <w:t>设备开启状态</w:t>
      </w:r>
      <w:r>
        <w:rPr>
          <w:rFonts w:hint="eastAsia" w:ascii="黑体" w:hAnsi="黑体" w:eastAsia="黑体" w:cs="黑体"/>
          <w:b/>
          <w:bCs/>
          <w:szCs w:val="21"/>
        </w:rPr>
        <w:t>图</w:t>
      </w: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360" w:lineRule="auto"/>
        <w:ind w:firstLine="480" w:firstLineChars="200"/>
        <w:jc w:val="left"/>
        <w:textAlignment w:val="auto"/>
        <w:outlineLvl w:val="9"/>
        <w:rPr>
          <w:rFonts w:hint="eastAsia" w:eastAsia="宋体"/>
          <w:b/>
          <w:bCs/>
          <w:sz w:val="24"/>
          <w:lang w:val="en-US" w:eastAsia="zh-CN"/>
        </w:rPr>
      </w:pPr>
      <w:r>
        <w:rPr>
          <w:rFonts w:hint="eastAsia"/>
          <w:b w:val="0"/>
          <w:bCs w:val="0"/>
          <w:sz w:val="24"/>
          <w:lang w:val="en-US" w:eastAsia="zh-CN"/>
        </w:rPr>
        <w:t>通过图5-9与5-10，5-11与5-12的设备显示状态与硬件仿真中设备的开关状态比对，发现控制效果一致，因此设备的手动控制功能正常。</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rPr>
      </w:pPr>
      <w:r>
        <w:rPr>
          <w:rFonts w:hint="eastAsia" w:ascii="宋体" w:hAnsi="宋体" w:cs="宋体"/>
          <w:sz w:val="24"/>
          <w:szCs w:val="24"/>
        </w:rPr>
        <w:t>在一天的不同时间段对调控设备进行控制，同时开启智能模式</w:t>
      </w:r>
      <w:r>
        <w:rPr>
          <w:rFonts w:hint="eastAsia" w:ascii="宋体" w:hAnsi="宋体" w:cs="宋体"/>
          <w:sz w:val="24"/>
          <w:szCs w:val="24"/>
          <w:lang w:eastAsia="zh-CN"/>
        </w:rPr>
        <w:t>，</w:t>
      </w:r>
      <w:r>
        <w:rPr>
          <w:rFonts w:hint="eastAsia" w:ascii="宋体" w:hAnsi="宋体" w:cs="宋体"/>
          <w:sz w:val="24"/>
          <w:szCs w:val="24"/>
          <w:lang w:val="en-US" w:eastAsia="zh-CN"/>
        </w:rPr>
        <w:t>如图</w:t>
      </w:r>
      <w:r>
        <w:rPr>
          <w:rFonts w:hint="default" w:ascii="Times New Roman" w:hAnsi="Times New Roman" w:cs="Times New Roman"/>
          <w:sz w:val="24"/>
          <w:szCs w:val="24"/>
          <w:lang w:val="en-US" w:eastAsia="zh-CN"/>
        </w:rPr>
        <w:t>5-13</w:t>
      </w:r>
      <w:r>
        <w:rPr>
          <w:rFonts w:hint="eastAsia" w:ascii="宋体" w:hAnsi="宋体" w:cs="宋体"/>
          <w:sz w:val="24"/>
          <w:szCs w:val="24"/>
          <w:lang w:val="en-US" w:eastAsia="zh-CN"/>
        </w:rPr>
        <w:t>所示，</w:t>
      </w:r>
      <w:r>
        <w:rPr>
          <w:rFonts w:hint="eastAsia" w:ascii="宋体" w:hAnsi="宋体" w:cs="宋体"/>
          <w:sz w:val="24"/>
          <w:szCs w:val="24"/>
        </w:rPr>
        <w:t>让系统自动对环境进行调控，设备的测试情况如下表</w:t>
      </w:r>
      <w:r>
        <w:rPr>
          <w:sz w:val="24"/>
          <w:szCs w:val="24"/>
        </w:rPr>
        <w:t>5-</w:t>
      </w:r>
      <w:r>
        <w:rPr>
          <w:rFonts w:hint="eastAsia"/>
          <w:sz w:val="24"/>
          <w:szCs w:val="24"/>
        </w:rPr>
        <w:t>1</w:t>
      </w:r>
      <w:r>
        <w:rPr>
          <w:rFonts w:hint="eastAsia" w:ascii="宋体" w:hAnsi="宋体" w:cs="宋体"/>
          <w:sz w:val="24"/>
          <w:szCs w:val="24"/>
        </w:rPr>
        <w:t>所示。</w:t>
      </w:r>
    </w:p>
    <w:p>
      <w:pPr>
        <w:spacing w:line="360" w:lineRule="auto"/>
        <w:ind w:firstLine="480" w:firstLineChars="20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876165" cy="1973580"/>
            <wp:effectExtent l="0" t="0" r="635" b="7620"/>
            <wp:docPr id="47" name="图片 47" descr="DNPH`U]7{OW@Z_WW1U{~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NPH`U]7{OW@Z_WW1U{~5{P"/>
                    <pic:cNvPicPr>
                      <a:picLocks noChangeAspect="1"/>
                    </pic:cNvPicPr>
                  </pic:nvPicPr>
                  <pic:blipFill>
                    <a:blip r:embed="rId45"/>
                    <a:stretch>
                      <a:fillRect/>
                    </a:stretch>
                  </pic:blipFill>
                  <pic:spPr>
                    <a:xfrm>
                      <a:off x="0" y="0"/>
                      <a:ext cx="4876165" cy="1973580"/>
                    </a:xfrm>
                    <a:prstGeom prst="rect">
                      <a:avLst/>
                    </a:prstGeom>
                  </pic:spPr>
                </pic:pic>
              </a:graphicData>
            </a:graphic>
          </wp:inline>
        </w:drawing>
      </w:r>
    </w:p>
    <w:p>
      <w:pPr>
        <w:widowControl/>
        <w:spacing w:line="360" w:lineRule="auto"/>
        <w:jc w:val="center"/>
        <w:rPr>
          <w:rFonts w:hint="eastAsia" w:ascii="宋体" w:hAnsi="宋体" w:eastAsia="宋体" w:cs="宋体"/>
          <w:sz w:val="24"/>
          <w:szCs w:val="24"/>
          <w:lang w:eastAsia="zh-CN"/>
        </w:rPr>
      </w:pPr>
      <w:r>
        <w:rPr>
          <w:rFonts w:hint="eastAsia" w:ascii="黑体" w:hAnsi="黑体" w:eastAsia="黑体" w:cs="黑体"/>
          <w:b/>
          <w:bCs/>
          <w:szCs w:val="21"/>
        </w:rPr>
        <w:t>图5-</w:t>
      </w:r>
      <w:r>
        <w:rPr>
          <w:rFonts w:hint="eastAsia" w:ascii="黑体" w:hAnsi="黑体" w:eastAsia="黑体" w:cs="黑体"/>
          <w:b/>
          <w:bCs/>
          <w:szCs w:val="21"/>
          <w:lang w:val="en-US" w:eastAsia="zh-CN"/>
        </w:rPr>
        <w:t>13</w:t>
      </w:r>
      <w:r>
        <w:rPr>
          <w:rFonts w:hint="eastAsia" w:ascii="黑体" w:hAnsi="黑体" w:eastAsia="黑体" w:cs="黑体"/>
          <w:b/>
          <w:bCs/>
          <w:szCs w:val="21"/>
        </w:rPr>
        <w:t xml:space="preserve"> </w:t>
      </w:r>
      <w:r>
        <w:rPr>
          <w:rFonts w:hint="eastAsia" w:ascii="黑体" w:hAnsi="黑体" w:eastAsia="黑体" w:cs="黑体"/>
          <w:b/>
          <w:bCs/>
          <w:szCs w:val="21"/>
          <w:lang w:val="en-US" w:eastAsia="zh-CN"/>
        </w:rPr>
        <w:t>智能控制模式启动</w:t>
      </w:r>
      <w:r>
        <w:rPr>
          <w:rFonts w:hint="eastAsia" w:ascii="黑体" w:hAnsi="黑体" w:eastAsia="黑体" w:cs="黑体"/>
          <w:b/>
          <w:bCs/>
          <w:szCs w:val="21"/>
        </w:rPr>
        <w:t>图</w:t>
      </w:r>
    </w:p>
    <w:p>
      <w:pPr>
        <w:widowControl/>
        <w:spacing w:line="360" w:lineRule="auto"/>
        <w:ind w:firstLine="420" w:firstLineChars="0"/>
        <w:jc w:val="center"/>
        <w:rPr>
          <w:rFonts w:ascii="宋体" w:hAnsi="宋体" w:cs="宋体"/>
          <w:sz w:val="24"/>
          <w:szCs w:val="24"/>
        </w:rPr>
      </w:pPr>
      <w:r>
        <w:rPr>
          <w:rFonts w:hint="eastAsia" w:ascii="黑体" w:hAnsi="黑体" w:eastAsia="黑体" w:cs="黑体"/>
          <w:b/>
          <w:bCs/>
          <w:szCs w:val="21"/>
        </w:rPr>
        <w:t>表</w:t>
      </w:r>
      <w:r>
        <w:rPr>
          <w:b/>
          <w:bCs/>
          <w:szCs w:val="21"/>
        </w:rPr>
        <w:t>5-</w:t>
      </w:r>
      <w:r>
        <w:rPr>
          <w:rFonts w:hint="eastAsia"/>
          <w:b/>
          <w:bCs/>
          <w:szCs w:val="21"/>
        </w:rPr>
        <w:t xml:space="preserve">1 </w:t>
      </w:r>
      <w:r>
        <w:rPr>
          <w:rFonts w:hint="eastAsia" w:ascii="黑体" w:hAnsi="黑体" w:eastAsia="黑体" w:cs="黑体"/>
          <w:b/>
          <w:bCs/>
          <w:szCs w:val="21"/>
        </w:rPr>
        <w:t>设备控制情况表</w:t>
      </w:r>
    </w:p>
    <w:tbl>
      <w:tblPr>
        <w:tblStyle w:val="10"/>
        <w:tblW w:w="845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9"/>
        <w:gridCol w:w="1409"/>
        <w:gridCol w:w="1409"/>
        <w:gridCol w:w="1410"/>
        <w:gridCol w:w="1410"/>
        <w:gridCol w:w="1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jc w:val="center"/>
        </w:trPr>
        <w:tc>
          <w:tcPr>
            <w:tcW w:w="1409" w:type="dxa"/>
            <w:shd w:val="pct10" w:color="auto" w:fill="auto"/>
            <w:vAlign w:val="center"/>
          </w:tcPr>
          <w:p>
            <w:pPr>
              <w:jc w:val="center"/>
              <w:rPr>
                <w:rFonts w:ascii="黑体" w:hAnsi="黑体" w:eastAsia="黑体" w:cs="宋体"/>
                <w:szCs w:val="21"/>
              </w:rPr>
            </w:pPr>
            <w:r>
              <w:rPr>
                <w:rFonts w:hint="eastAsia" w:ascii="黑体" w:hAnsi="黑体" w:eastAsia="黑体" w:cs="宋体"/>
                <w:szCs w:val="21"/>
              </w:rPr>
              <w:t>序号</w:t>
            </w:r>
          </w:p>
        </w:tc>
        <w:tc>
          <w:tcPr>
            <w:tcW w:w="1409" w:type="dxa"/>
            <w:shd w:val="pct10" w:color="auto" w:fill="auto"/>
            <w:vAlign w:val="center"/>
          </w:tcPr>
          <w:p>
            <w:pPr>
              <w:jc w:val="center"/>
              <w:rPr>
                <w:rFonts w:ascii="黑体" w:hAnsi="黑体" w:eastAsia="黑体" w:cs="宋体"/>
                <w:szCs w:val="21"/>
              </w:rPr>
            </w:pPr>
            <w:r>
              <w:rPr>
                <w:rFonts w:hint="eastAsia" w:ascii="黑体" w:hAnsi="黑体" w:eastAsia="黑体" w:cs="宋体"/>
                <w:szCs w:val="21"/>
              </w:rPr>
              <w:t>测试设备</w:t>
            </w:r>
          </w:p>
        </w:tc>
        <w:tc>
          <w:tcPr>
            <w:tcW w:w="1409" w:type="dxa"/>
            <w:shd w:val="pct10" w:color="auto" w:fill="auto"/>
            <w:vAlign w:val="center"/>
          </w:tcPr>
          <w:p>
            <w:pPr>
              <w:jc w:val="center"/>
              <w:rPr>
                <w:rFonts w:ascii="黑体" w:hAnsi="黑体" w:eastAsia="黑体" w:cs="宋体"/>
                <w:szCs w:val="21"/>
              </w:rPr>
            </w:pPr>
            <w:r>
              <w:rPr>
                <w:rFonts w:hint="eastAsia" w:ascii="黑体" w:hAnsi="黑体" w:eastAsia="黑体" w:cs="宋体"/>
                <w:szCs w:val="21"/>
              </w:rPr>
              <w:t>采集时间</w:t>
            </w:r>
          </w:p>
        </w:tc>
        <w:tc>
          <w:tcPr>
            <w:tcW w:w="1410" w:type="dxa"/>
            <w:shd w:val="pct10" w:color="auto" w:fill="auto"/>
            <w:vAlign w:val="center"/>
          </w:tcPr>
          <w:p>
            <w:pPr>
              <w:jc w:val="center"/>
              <w:rPr>
                <w:rFonts w:ascii="黑体" w:hAnsi="黑体" w:eastAsia="黑体" w:cs="宋体"/>
                <w:szCs w:val="21"/>
              </w:rPr>
            </w:pPr>
            <w:r>
              <w:rPr>
                <w:rFonts w:hint="eastAsia" w:ascii="黑体" w:hAnsi="黑体" w:eastAsia="黑体" w:cs="宋体"/>
                <w:szCs w:val="21"/>
              </w:rPr>
              <w:t>正常范围</w:t>
            </w:r>
          </w:p>
        </w:tc>
        <w:tc>
          <w:tcPr>
            <w:tcW w:w="1410" w:type="dxa"/>
            <w:shd w:val="pct10" w:color="auto" w:fill="auto"/>
            <w:vAlign w:val="center"/>
          </w:tcPr>
          <w:p>
            <w:pPr>
              <w:jc w:val="center"/>
              <w:rPr>
                <w:rFonts w:hint="default" w:ascii="黑体" w:hAnsi="黑体" w:eastAsia="黑体" w:cs="宋体"/>
                <w:szCs w:val="21"/>
                <w:lang w:val="en-US" w:eastAsia="zh-CN"/>
              </w:rPr>
            </w:pPr>
            <w:r>
              <w:rPr>
                <w:rFonts w:hint="eastAsia" w:ascii="黑体" w:hAnsi="黑体" w:eastAsia="黑体" w:cs="宋体"/>
                <w:szCs w:val="21"/>
                <w:lang w:val="en-US" w:eastAsia="zh-CN"/>
              </w:rPr>
              <w:t>正常结果</w:t>
            </w:r>
          </w:p>
        </w:tc>
        <w:tc>
          <w:tcPr>
            <w:tcW w:w="1410" w:type="dxa"/>
            <w:shd w:val="pct10" w:color="auto" w:fill="auto"/>
            <w:vAlign w:val="center"/>
          </w:tcPr>
          <w:p>
            <w:pPr>
              <w:jc w:val="center"/>
              <w:rPr>
                <w:rFonts w:hint="default" w:ascii="黑体" w:hAnsi="黑体" w:eastAsia="黑体" w:cs="宋体"/>
                <w:szCs w:val="21"/>
                <w:lang w:val="en-US" w:eastAsia="zh-CN"/>
              </w:rPr>
            </w:pPr>
            <w:r>
              <w:rPr>
                <w:rFonts w:hint="eastAsia" w:ascii="黑体" w:hAnsi="黑体" w:eastAsia="黑体" w:cs="宋体"/>
                <w:szCs w:val="21"/>
              </w:rPr>
              <w:t>运行情况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jc w:val="center"/>
        </w:trPr>
        <w:tc>
          <w:tcPr>
            <w:tcW w:w="1409" w:type="dxa"/>
            <w:vAlign w:val="center"/>
          </w:tcPr>
          <w:p>
            <w:pPr>
              <w:jc w:val="center"/>
              <w:rPr>
                <w:rFonts w:ascii="黑体" w:hAnsi="黑体" w:eastAsia="黑体" w:cs="宋体"/>
                <w:szCs w:val="21"/>
              </w:rPr>
            </w:pPr>
            <w:r>
              <w:rPr>
                <w:rFonts w:hint="eastAsia" w:ascii="黑体" w:hAnsi="黑体" w:eastAsia="黑体" w:cs="宋体"/>
                <w:szCs w:val="21"/>
              </w:rPr>
              <w:t>1</w:t>
            </w:r>
          </w:p>
        </w:tc>
        <w:tc>
          <w:tcPr>
            <w:tcW w:w="1409" w:type="dxa"/>
            <w:vAlign w:val="center"/>
          </w:tcPr>
          <w:p>
            <w:pPr>
              <w:autoSpaceDE w:val="0"/>
              <w:autoSpaceDN w:val="0"/>
              <w:adjustRightInd w:val="0"/>
              <w:jc w:val="center"/>
              <w:rPr>
                <w:rFonts w:ascii="黑体" w:hAnsi="黑体" w:eastAsia="黑体" w:cs="宋体"/>
                <w:szCs w:val="21"/>
              </w:rPr>
            </w:pPr>
            <w:r>
              <w:rPr>
                <w:rFonts w:hint="eastAsia" w:ascii="黑体" w:hAnsi="黑体" w:eastAsia="黑体" w:cs="宋体"/>
                <w:szCs w:val="21"/>
              </w:rPr>
              <w:t>灯</w:t>
            </w:r>
          </w:p>
        </w:tc>
        <w:tc>
          <w:tcPr>
            <w:tcW w:w="1409" w:type="dxa"/>
            <w:vAlign w:val="center"/>
          </w:tcPr>
          <w:p>
            <w:pPr>
              <w:autoSpaceDE w:val="0"/>
              <w:autoSpaceDN w:val="0"/>
              <w:adjustRightInd w:val="0"/>
              <w:jc w:val="center"/>
              <w:rPr>
                <w:rFonts w:ascii="黑体" w:hAnsi="黑体" w:eastAsia="黑体" w:cs="宋体"/>
                <w:szCs w:val="21"/>
              </w:rPr>
            </w:pPr>
            <w:r>
              <w:rPr>
                <w:rFonts w:hint="eastAsia" w:ascii="黑体" w:hAnsi="黑体" w:eastAsia="黑体" w:cs="宋体"/>
                <w:szCs w:val="21"/>
              </w:rPr>
              <w:t>6：00</w:t>
            </w:r>
          </w:p>
        </w:tc>
        <w:tc>
          <w:tcPr>
            <w:tcW w:w="1410" w:type="dxa"/>
            <w:vAlign w:val="center"/>
          </w:tcPr>
          <w:p>
            <w:pPr>
              <w:jc w:val="center"/>
              <w:rPr>
                <w:rFonts w:ascii="黑体" w:hAnsi="黑体" w:eastAsia="黑体" w:cs="宋体"/>
                <w:szCs w:val="21"/>
              </w:rPr>
            </w:pPr>
            <w:r>
              <w:rPr>
                <w:rFonts w:hint="eastAsia" w:ascii="黑体" w:hAnsi="黑体" w:eastAsia="黑体" w:cs="宋体"/>
                <w:szCs w:val="21"/>
              </w:rPr>
              <w:t>灭和亮</w:t>
            </w:r>
          </w:p>
        </w:tc>
        <w:tc>
          <w:tcPr>
            <w:tcW w:w="1410" w:type="dxa"/>
            <w:vAlign w:val="center"/>
          </w:tcPr>
          <w:p>
            <w:pPr>
              <w:autoSpaceDE w:val="0"/>
              <w:autoSpaceDN w:val="0"/>
              <w:adjustRightInd w:val="0"/>
              <w:jc w:val="center"/>
              <w:rPr>
                <w:rFonts w:hint="eastAsia" w:ascii="黑体" w:hAnsi="黑体" w:eastAsia="黑体" w:cs="宋体"/>
                <w:szCs w:val="21"/>
                <w:lang w:eastAsia="zh-CN"/>
              </w:rPr>
            </w:pPr>
            <w:r>
              <w:rPr>
                <w:rFonts w:hint="eastAsia" w:ascii="黑体" w:hAnsi="黑体" w:eastAsia="黑体" w:cs="宋体"/>
                <w:szCs w:val="21"/>
                <w:lang w:val="en-US" w:eastAsia="zh-CN"/>
              </w:rPr>
              <w:t>开</w:t>
            </w:r>
          </w:p>
        </w:tc>
        <w:tc>
          <w:tcPr>
            <w:tcW w:w="1410" w:type="dxa"/>
            <w:vAlign w:val="center"/>
          </w:tcPr>
          <w:p>
            <w:pPr>
              <w:autoSpaceDE w:val="0"/>
              <w:autoSpaceDN w:val="0"/>
              <w:adjustRightInd w:val="0"/>
              <w:jc w:val="center"/>
              <w:rPr>
                <w:rFonts w:hint="default" w:ascii="黑体" w:hAnsi="黑体" w:eastAsia="黑体" w:cs="宋体"/>
                <w:szCs w:val="21"/>
                <w:lang w:val="en-US" w:eastAsia="zh-CN"/>
              </w:rPr>
            </w:pPr>
            <w:r>
              <w:rPr>
                <w:rFonts w:hint="eastAsia" w:ascii="黑体" w:hAnsi="黑体" w:eastAsia="黑体" w:cs="宋体"/>
                <w:szCs w:val="21"/>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jc w:val="center"/>
        </w:trPr>
        <w:tc>
          <w:tcPr>
            <w:tcW w:w="1409" w:type="dxa"/>
            <w:vAlign w:val="center"/>
          </w:tcPr>
          <w:p>
            <w:pPr>
              <w:jc w:val="center"/>
              <w:rPr>
                <w:rFonts w:ascii="黑体" w:hAnsi="黑体" w:eastAsia="黑体" w:cs="宋体"/>
                <w:szCs w:val="21"/>
              </w:rPr>
            </w:pPr>
            <w:r>
              <w:rPr>
                <w:rFonts w:hint="eastAsia" w:ascii="黑体" w:hAnsi="黑体" w:eastAsia="黑体" w:cs="宋体"/>
                <w:szCs w:val="21"/>
              </w:rPr>
              <w:t>2</w:t>
            </w:r>
          </w:p>
        </w:tc>
        <w:tc>
          <w:tcPr>
            <w:tcW w:w="1409" w:type="dxa"/>
            <w:vAlign w:val="center"/>
          </w:tcPr>
          <w:p>
            <w:pPr>
              <w:autoSpaceDE w:val="0"/>
              <w:autoSpaceDN w:val="0"/>
              <w:adjustRightInd w:val="0"/>
              <w:jc w:val="center"/>
              <w:rPr>
                <w:rFonts w:ascii="黑体" w:hAnsi="黑体" w:eastAsia="黑体" w:cs="宋体"/>
                <w:szCs w:val="21"/>
              </w:rPr>
            </w:pPr>
            <w:r>
              <w:rPr>
                <w:rFonts w:hint="eastAsia" w:ascii="黑体" w:hAnsi="黑体" w:eastAsia="黑体" w:cs="宋体"/>
                <w:szCs w:val="21"/>
              </w:rPr>
              <w:t>灭火设备</w:t>
            </w:r>
          </w:p>
        </w:tc>
        <w:tc>
          <w:tcPr>
            <w:tcW w:w="1409" w:type="dxa"/>
            <w:vAlign w:val="center"/>
          </w:tcPr>
          <w:p>
            <w:pPr>
              <w:autoSpaceDE w:val="0"/>
              <w:autoSpaceDN w:val="0"/>
              <w:adjustRightInd w:val="0"/>
              <w:jc w:val="center"/>
              <w:rPr>
                <w:rFonts w:ascii="黑体" w:hAnsi="黑体" w:eastAsia="黑体" w:cs="宋体"/>
                <w:szCs w:val="21"/>
              </w:rPr>
            </w:pPr>
            <w:r>
              <w:rPr>
                <w:rFonts w:hint="eastAsia" w:ascii="黑体" w:hAnsi="黑体" w:eastAsia="黑体" w:cs="宋体"/>
                <w:szCs w:val="21"/>
              </w:rPr>
              <w:t>8：00</w:t>
            </w:r>
          </w:p>
        </w:tc>
        <w:tc>
          <w:tcPr>
            <w:tcW w:w="1410" w:type="dxa"/>
            <w:vAlign w:val="center"/>
          </w:tcPr>
          <w:p>
            <w:pPr>
              <w:jc w:val="center"/>
              <w:rPr>
                <w:rFonts w:ascii="黑体" w:hAnsi="黑体" w:eastAsia="黑体" w:cs="宋体"/>
                <w:szCs w:val="21"/>
              </w:rPr>
            </w:pPr>
            <w:r>
              <w:rPr>
                <w:rFonts w:hint="eastAsia" w:ascii="黑体" w:hAnsi="黑体" w:eastAsia="黑体" w:cs="宋体"/>
                <w:szCs w:val="21"/>
              </w:rPr>
              <w:t>开和关</w:t>
            </w:r>
          </w:p>
        </w:tc>
        <w:tc>
          <w:tcPr>
            <w:tcW w:w="1410" w:type="dxa"/>
            <w:vAlign w:val="center"/>
          </w:tcPr>
          <w:p>
            <w:pPr>
              <w:autoSpaceDE w:val="0"/>
              <w:autoSpaceDN w:val="0"/>
              <w:adjustRightInd w:val="0"/>
              <w:jc w:val="center"/>
              <w:rPr>
                <w:rFonts w:hint="default" w:ascii="黑体" w:hAnsi="黑体" w:eastAsia="黑体" w:cs="宋体"/>
                <w:szCs w:val="21"/>
                <w:lang w:val="en-US" w:eastAsia="zh-CN"/>
              </w:rPr>
            </w:pPr>
            <w:r>
              <w:rPr>
                <w:rFonts w:hint="eastAsia" w:ascii="黑体" w:hAnsi="黑体" w:eastAsia="黑体" w:cs="宋体"/>
                <w:szCs w:val="21"/>
                <w:lang w:val="en-US" w:eastAsia="zh-CN"/>
              </w:rPr>
              <w:t>关</w:t>
            </w:r>
          </w:p>
        </w:tc>
        <w:tc>
          <w:tcPr>
            <w:tcW w:w="1410" w:type="dxa"/>
            <w:vAlign w:val="center"/>
          </w:tcPr>
          <w:p>
            <w:pPr>
              <w:autoSpaceDE w:val="0"/>
              <w:autoSpaceDN w:val="0"/>
              <w:adjustRightInd w:val="0"/>
              <w:jc w:val="center"/>
              <w:rPr>
                <w:rFonts w:hint="default" w:ascii="黑体" w:hAnsi="黑体" w:eastAsia="黑体" w:cs="宋体"/>
                <w:szCs w:val="21"/>
                <w:lang w:val="en-US" w:eastAsia="zh-CN"/>
              </w:rPr>
            </w:pPr>
            <w:r>
              <w:rPr>
                <w:rFonts w:hint="eastAsia" w:ascii="黑体" w:hAnsi="黑体" w:eastAsia="黑体" w:cs="宋体"/>
                <w:szCs w:val="21"/>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jc w:val="center"/>
        </w:trPr>
        <w:tc>
          <w:tcPr>
            <w:tcW w:w="1409" w:type="dxa"/>
            <w:vAlign w:val="center"/>
          </w:tcPr>
          <w:p>
            <w:pPr>
              <w:jc w:val="center"/>
              <w:rPr>
                <w:rFonts w:ascii="黑体" w:hAnsi="黑体" w:eastAsia="黑体" w:cs="宋体"/>
                <w:szCs w:val="21"/>
              </w:rPr>
            </w:pPr>
            <w:r>
              <w:rPr>
                <w:rFonts w:hint="eastAsia" w:ascii="黑体" w:hAnsi="黑体" w:eastAsia="黑体" w:cs="宋体"/>
                <w:szCs w:val="21"/>
              </w:rPr>
              <w:t>3</w:t>
            </w:r>
          </w:p>
        </w:tc>
        <w:tc>
          <w:tcPr>
            <w:tcW w:w="1409" w:type="dxa"/>
            <w:vAlign w:val="center"/>
          </w:tcPr>
          <w:p>
            <w:pPr>
              <w:autoSpaceDE w:val="0"/>
              <w:autoSpaceDN w:val="0"/>
              <w:adjustRightInd w:val="0"/>
              <w:jc w:val="center"/>
              <w:rPr>
                <w:rFonts w:ascii="黑体" w:hAnsi="黑体" w:eastAsia="黑体" w:cs="宋体"/>
                <w:szCs w:val="21"/>
              </w:rPr>
            </w:pPr>
            <w:r>
              <w:rPr>
                <w:rFonts w:hint="eastAsia" w:ascii="黑体" w:hAnsi="黑体" w:eastAsia="黑体" w:cs="宋体"/>
                <w:szCs w:val="21"/>
              </w:rPr>
              <w:t>风扇</w:t>
            </w:r>
          </w:p>
        </w:tc>
        <w:tc>
          <w:tcPr>
            <w:tcW w:w="1409" w:type="dxa"/>
            <w:vAlign w:val="center"/>
          </w:tcPr>
          <w:p>
            <w:pPr>
              <w:autoSpaceDE w:val="0"/>
              <w:autoSpaceDN w:val="0"/>
              <w:adjustRightInd w:val="0"/>
              <w:jc w:val="center"/>
              <w:rPr>
                <w:rFonts w:ascii="黑体" w:hAnsi="黑体" w:eastAsia="黑体" w:cs="宋体"/>
                <w:szCs w:val="21"/>
              </w:rPr>
            </w:pPr>
            <w:r>
              <w:rPr>
                <w:rFonts w:hint="eastAsia" w:ascii="黑体" w:hAnsi="黑体" w:eastAsia="黑体" w:cs="宋体"/>
                <w:szCs w:val="21"/>
              </w:rPr>
              <w:t>10：00</w:t>
            </w:r>
          </w:p>
        </w:tc>
        <w:tc>
          <w:tcPr>
            <w:tcW w:w="1410" w:type="dxa"/>
            <w:vAlign w:val="center"/>
          </w:tcPr>
          <w:p>
            <w:pPr>
              <w:jc w:val="center"/>
              <w:rPr>
                <w:rFonts w:ascii="黑体" w:hAnsi="黑体" w:eastAsia="黑体" w:cs="宋体"/>
                <w:szCs w:val="21"/>
              </w:rPr>
            </w:pPr>
            <w:r>
              <w:rPr>
                <w:rFonts w:hint="eastAsia" w:ascii="黑体" w:hAnsi="黑体" w:eastAsia="黑体" w:cs="宋体"/>
                <w:szCs w:val="21"/>
              </w:rPr>
              <w:t>开和关</w:t>
            </w:r>
          </w:p>
        </w:tc>
        <w:tc>
          <w:tcPr>
            <w:tcW w:w="1410" w:type="dxa"/>
            <w:vAlign w:val="center"/>
          </w:tcPr>
          <w:p>
            <w:pPr>
              <w:autoSpaceDE w:val="0"/>
              <w:autoSpaceDN w:val="0"/>
              <w:adjustRightInd w:val="0"/>
              <w:jc w:val="center"/>
              <w:rPr>
                <w:rFonts w:hint="eastAsia" w:ascii="黑体" w:hAnsi="黑体" w:eastAsia="黑体" w:cs="宋体"/>
                <w:szCs w:val="21"/>
                <w:lang w:eastAsia="zh-CN"/>
              </w:rPr>
            </w:pPr>
            <w:r>
              <w:rPr>
                <w:rFonts w:hint="eastAsia" w:ascii="黑体" w:hAnsi="黑体" w:eastAsia="黑体" w:cs="宋体"/>
                <w:szCs w:val="21"/>
                <w:lang w:val="en-US" w:eastAsia="zh-CN"/>
              </w:rPr>
              <w:t>关</w:t>
            </w:r>
          </w:p>
        </w:tc>
        <w:tc>
          <w:tcPr>
            <w:tcW w:w="1410" w:type="dxa"/>
            <w:vAlign w:val="center"/>
          </w:tcPr>
          <w:p>
            <w:pPr>
              <w:autoSpaceDE w:val="0"/>
              <w:autoSpaceDN w:val="0"/>
              <w:adjustRightInd w:val="0"/>
              <w:jc w:val="center"/>
              <w:rPr>
                <w:rFonts w:hint="default" w:ascii="黑体" w:hAnsi="黑体" w:eastAsia="黑体" w:cs="宋体"/>
                <w:szCs w:val="21"/>
                <w:lang w:val="en-US" w:eastAsia="zh-CN"/>
              </w:rPr>
            </w:pPr>
            <w:r>
              <w:rPr>
                <w:rFonts w:hint="eastAsia" w:ascii="黑体" w:hAnsi="黑体" w:eastAsia="黑体" w:cs="宋体"/>
                <w:szCs w:val="21"/>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1409" w:type="dxa"/>
            <w:vAlign w:val="center"/>
          </w:tcPr>
          <w:p>
            <w:pPr>
              <w:jc w:val="center"/>
              <w:rPr>
                <w:rFonts w:ascii="黑体" w:hAnsi="黑体" w:eastAsia="黑体" w:cs="宋体"/>
                <w:szCs w:val="21"/>
              </w:rPr>
            </w:pPr>
            <w:r>
              <w:rPr>
                <w:rFonts w:hint="eastAsia" w:ascii="黑体" w:hAnsi="黑体" w:eastAsia="黑体" w:cs="宋体"/>
                <w:szCs w:val="21"/>
              </w:rPr>
              <w:t>4</w:t>
            </w:r>
          </w:p>
        </w:tc>
        <w:tc>
          <w:tcPr>
            <w:tcW w:w="1409" w:type="dxa"/>
            <w:vAlign w:val="center"/>
          </w:tcPr>
          <w:p>
            <w:pPr>
              <w:autoSpaceDE w:val="0"/>
              <w:autoSpaceDN w:val="0"/>
              <w:adjustRightInd w:val="0"/>
              <w:jc w:val="center"/>
              <w:rPr>
                <w:rFonts w:ascii="黑体" w:hAnsi="黑体" w:eastAsia="黑体" w:cs="宋体"/>
                <w:szCs w:val="21"/>
              </w:rPr>
            </w:pPr>
            <w:r>
              <w:rPr>
                <w:rFonts w:hint="eastAsia" w:ascii="黑体" w:hAnsi="黑体" w:eastAsia="黑体" w:cs="宋体"/>
                <w:szCs w:val="21"/>
              </w:rPr>
              <w:t>窗帘</w:t>
            </w:r>
          </w:p>
        </w:tc>
        <w:tc>
          <w:tcPr>
            <w:tcW w:w="1409" w:type="dxa"/>
            <w:vAlign w:val="center"/>
          </w:tcPr>
          <w:p>
            <w:pPr>
              <w:autoSpaceDE w:val="0"/>
              <w:autoSpaceDN w:val="0"/>
              <w:adjustRightInd w:val="0"/>
              <w:jc w:val="center"/>
              <w:rPr>
                <w:rFonts w:ascii="黑体" w:hAnsi="黑体" w:eastAsia="黑体" w:cs="宋体"/>
                <w:szCs w:val="21"/>
              </w:rPr>
            </w:pPr>
            <w:r>
              <w:rPr>
                <w:rFonts w:hint="eastAsia" w:ascii="黑体" w:hAnsi="黑体" w:eastAsia="黑体" w:cs="宋体"/>
                <w:szCs w:val="21"/>
              </w:rPr>
              <w:t>12：00</w:t>
            </w:r>
          </w:p>
        </w:tc>
        <w:tc>
          <w:tcPr>
            <w:tcW w:w="1410" w:type="dxa"/>
            <w:vAlign w:val="center"/>
          </w:tcPr>
          <w:p>
            <w:pPr>
              <w:jc w:val="center"/>
              <w:rPr>
                <w:rFonts w:ascii="黑体" w:hAnsi="黑体" w:eastAsia="黑体" w:cs="宋体"/>
                <w:szCs w:val="21"/>
              </w:rPr>
            </w:pPr>
            <w:r>
              <w:rPr>
                <w:rFonts w:hint="eastAsia" w:ascii="黑体" w:hAnsi="黑体" w:eastAsia="黑体" w:cs="宋体"/>
                <w:szCs w:val="21"/>
              </w:rPr>
              <w:t>开和关</w:t>
            </w:r>
          </w:p>
        </w:tc>
        <w:tc>
          <w:tcPr>
            <w:tcW w:w="1410" w:type="dxa"/>
            <w:vAlign w:val="center"/>
          </w:tcPr>
          <w:p>
            <w:pPr>
              <w:autoSpaceDE w:val="0"/>
              <w:autoSpaceDN w:val="0"/>
              <w:adjustRightInd w:val="0"/>
              <w:jc w:val="center"/>
              <w:rPr>
                <w:rFonts w:hint="eastAsia" w:ascii="黑体" w:hAnsi="黑体" w:eastAsia="黑体" w:cs="宋体"/>
                <w:szCs w:val="21"/>
                <w:lang w:eastAsia="zh-CN"/>
              </w:rPr>
            </w:pPr>
            <w:r>
              <w:rPr>
                <w:rFonts w:hint="eastAsia" w:ascii="黑体" w:hAnsi="黑体" w:eastAsia="黑体" w:cs="宋体"/>
                <w:szCs w:val="21"/>
                <w:lang w:val="en-US" w:eastAsia="zh-CN"/>
              </w:rPr>
              <w:t>开</w:t>
            </w:r>
          </w:p>
        </w:tc>
        <w:tc>
          <w:tcPr>
            <w:tcW w:w="1410" w:type="dxa"/>
            <w:vAlign w:val="center"/>
          </w:tcPr>
          <w:p>
            <w:pPr>
              <w:autoSpaceDE w:val="0"/>
              <w:autoSpaceDN w:val="0"/>
              <w:adjustRightInd w:val="0"/>
              <w:jc w:val="center"/>
              <w:rPr>
                <w:rFonts w:hint="default" w:ascii="黑体" w:hAnsi="黑体" w:eastAsia="黑体" w:cs="宋体"/>
                <w:szCs w:val="21"/>
                <w:lang w:val="en-US" w:eastAsia="zh-CN"/>
              </w:rPr>
            </w:pPr>
            <w:r>
              <w:rPr>
                <w:rFonts w:hint="eastAsia" w:ascii="黑体" w:hAnsi="黑体" w:eastAsia="黑体" w:cs="宋体"/>
                <w:szCs w:val="21"/>
                <w:lang w:val="en-US" w:eastAsia="zh-CN"/>
              </w:rPr>
              <w:t>开</w:t>
            </w:r>
          </w:p>
        </w:tc>
      </w:tr>
    </w:tbl>
    <w:p>
      <w:pPr>
        <w:spacing w:line="360" w:lineRule="auto"/>
        <w:ind w:firstLine="480" w:firstLineChars="200"/>
        <w:jc w:val="left"/>
        <w:rPr>
          <w:rFonts w:hint="default" w:ascii="宋体" w:hAnsi="宋体" w:eastAsia="宋体" w:cs="宋体"/>
          <w:sz w:val="24"/>
          <w:szCs w:val="24"/>
          <w:lang w:val="en-US" w:eastAsia="zh-CN"/>
        </w:rPr>
      </w:pPr>
      <w:r>
        <w:rPr>
          <w:rFonts w:hint="eastAsia" w:ascii="宋体" w:hAnsi="宋体" w:cs="宋体"/>
          <w:sz w:val="24"/>
          <w:szCs w:val="24"/>
        </w:rPr>
        <w:t>通过系统平台对各个设备进行监控，设备能够正常受控，虽有时有几秒的延迟但仍在合理范围内，</w:t>
      </w:r>
      <w:r>
        <w:rPr>
          <w:rFonts w:hint="eastAsia" w:ascii="宋体" w:hAnsi="宋体" w:cs="宋体"/>
          <w:sz w:val="24"/>
          <w:szCs w:val="24"/>
          <w:lang w:val="en-US" w:eastAsia="zh-CN"/>
        </w:rPr>
        <w:t>系统的控制模块功能正常。</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outlineLvl w:val="9"/>
        <w:rPr>
          <w:rFonts w:hint="eastAsia" w:ascii="宋体" w:hAnsi="宋体" w:eastAsia="宋体" w:cs="宋体"/>
          <w:b w:val="0"/>
          <w:bCs w:val="0"/>
          <w:sz w:val="24"/>
        </w:rPr>
      </w:pPr>
      <w:r>
        <w:rPr>
          <w:rFonts w:hint="default" w:ascii="Times New Roman" w:hAnsi="Times New Roman" w:eastAsia="宋体" w:cs="Times New Roman"/>
          <w:b w:val="0"/>
          <w:bCs w:val="0"/>
          <w:sz w:val="24"/>
        </w:rPr>
        <w:t>5.3.</w:t>
      </w:r>
      <w:r>
        <w:rPr>
          <w:rFonts w:hint="default" w:ascii="Times New Roman" w:hAnsi="Times New Roman" w:eastAsia="宋体" w:cs="Times New Roman"/>
          <w:b w:val="0"/>
          <w:bCs w:val="0"/>
          <w:sz w:val="24"/>
          <w:lang w:val="en-US" w:eastAsia="zh-CN"/>
        </w:rPr>
        <w:t>4</w:t>
      </w:r>
      <w:r>
        <w:rPr>
          <w:rFonts w:hint="eastAsia" w:ascii="宋体" w:hAnsi="宋体" w:eastAsia="宋体" w:cs="宋体"/>
          <w:b w:val="0"/>
          <w:bCs w:val="0"/>
          <w:sz w:val="24"/>
          <w:lang w:val="en-US" w:eastAsia="zh-CN"/>
        </w:rPr>
        <w:t xml:space="preserve"> </w:t>
      </w:r>
      <w:r>
        <w:rPr>
          <w:rFonts w:hint="eastAsia" w:ascii="宋体" w:hAnsi="宋体" w:eastAsia="宋体" w:cs="宋体"/>
          <w:b w:val="0"/>
          <w:bCs w:val="0"/>
          <w:sz w:val="24"/>
        </w:rPr>
        <w:t>查询模块</w:t>
      </w: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360" w:lineRule="auto"/>
        <w:ind w:firstLine="480" w:firstLineChars="200"/>
        <w:jc w:val="left"/>
        <w:textAlignment w:val="auto"/>
        <w:outlineLvl w:val="9"/>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为了测试系统的查询模块功能是否实现，这里选择的测试方法是点击查询页面左上角的加号，输入查询时间，查询界面</w:t>
      </w:r>
      <w:r>
        <w:rPr>
          <w:rFonts w:hint="eastAsia" w:ascii="宋体" w:hAnsi="宋体" w:cs="宋体"/>
          <w:b w:val="0"/>
          <w:bCs w:val="0"/>
          <w:sz w:val="24"/>
          <w:lang w:val="en-US" w:eastAsia="zh-CN"/>
        </w:rPr>
        <w:t>如图</w:t>
      </w:r>
      <w:r>
        <w:rPr>
          <w:rFonts w:hint="default" w:ascii="Times New Roman" w:hAnsi="Times New Roman" w:cs="Times New Roman"/>
          <w:b w:val="0"/>
          <w:bCs w:val="0"/>
          <w:sz w:val="24"/>
          <w:lang w:val="en-US" w:eastAsia="zh-CN"/>
        </w:rPr>
        <w:t>5-1</w:t>
      </w:r>
      <w:r>
        <w:rPr>
          <w:rFonts w:hint="eastAsia" w:cs="Times New Roman"/>
          <w:b w:val="0"/>
          <w:bCs w:val="0"/>
          <w:sz w:val="24"/>
          <w:lang w:val="en-US" w:eastAsia="zh-CN"/>
        </w:rPr>
        <w:t>4</w:t>
      </w:r>
      <w:r>
        <w:rPr>
          <w:rFonts w:hint="eastAsia" w:ascii="宋体" w:hAnsi="宋体" w:cs="宋体"/>
          <w:b w:val="0"/>
          <w:bCs w:val="0"/>
          <w:sz w:val="24"/>
          <w:lang w:val="en-US" w:eastAsia="zh-CN"/>
        </w:rPr>
        <w:t>所示，点击加号后进入的界面图如图</w:t>
      </w:r>
      <w:r>
        <w:rPr>
          <w:rFonts w:hint="default" w:ascii="Times New Roman" w:hAnsi="Times New Roman" w:cs="Times New Roman"/>
          <w:b w:val="0"/>
          <w:bCs w:val="0"/>
          <w:sz w:val="24"/>
          <w:lang w:val="en-US" w:eastAsia="zh-CN"/>
        </w:rPr>
        <w:t>5-1</w:t>
      </w:r>
      <w:r>
        <w:rPr>
          <w:rFonts w:hint="eastAsia" w:cs="Times New Roman"/>
          <w:b w:val="0"/>
          <w:bCs w:val="0"/>
          <w:sz w:val="24"/>
          <w:lang w:val="en-US" w:eastAsia="zh-CN"/>
        </w:rPr>
        <w:t>5</w:t>
      </w:r>
      <w:r>
        <w:rPr>
          <w:rFonts w:hint="eastAsia" w:ascii="宋体" w:hAnsi="宋体" w:cs="宋体"/>
          <w:b w:val="0"/>
          <w:bCs w:val="0"/>
          <w:sz w:val="24"/>
          <w:lang w:val="en-US" w:eastAsia="zh-CN"/>
        </w:rPr>
        <w:t>所示，点击“</w:t>
      </w:r>
      <w:r>
        <w:rPr>
          <w:rFonts w:hint="default" w:ascii="Times New Roman" w:hAnsi="Times New Roman" w:cs="Times New Roman"/>
          <w:b w:val="0"/>
          <w:bCs w:val="0"/>
          <w:sz w:val="24"/>
          <w:lang w:val="en-US" w:eastAsia="zh-CN"/>
        </w:rPr>
        <w:t>Submit</w:t>
      </w:r>
      <w:r>
        <w:rPr>
          <w:rFonts w:hint="eastAsia" w:ascii="宋体" w:hAnsi="宋体" w:cs="宋体"/>
          <w:b w:val="0"/>
          <w:bCs w:val="0"/>
          <w:sz w:val="24"/>
          <w:lang w:val="en-US" w:eastAsia="zh-CN"/>
        </w:rPr>
        <w:t>”按钮后进行查询，进入界面如图</w:t>
      </w:r>
      <w:r>
        <w:rPr>
          <w:rFonts w:hint="default" w:ascii="Times New Roman" w:hAnsi="Times New Roman" w:cs="Times New Roman"/>
          <w:b w:val="0"/>
          <w:bCs w:val="0"/>
          <w:sz w:val="24"/>
          <w:lang w:val="en-US" w:eastAsia="zh-CN"/>
        </w:rPr>
        <w:t>5-1</w:t>
      </w:r>
      <w:r>
        <w:rPr>
          <w:rFonts w:hint="eastAsia" w:cs="Times New Roman"/>
          <w:b w:val="0"/>
          <w:bCs w:val="0"/>
          <w:sz w:val="24"/>
          <w:lang w:val="en-US" w:eastAsia="zh-CN"/>
        </w:rPr>
        <w:t>6</w:t>
      </w:r>
      <w:r>
        <w:rPr>
          <w:rFonts w:hint="eastAsia" w:ascii="宋体" w:hAnsi="宋体" w:cs="宋体"/>
          <w:b w:val="0"/>
          <w:bCs w:val="0"/>
          <w:sz w:val="24"/>
          <w:lang w:val="en-US" w:eastAsia="zh-CN"/>
        </w:rPr>
        <w:t>所示。</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center"/>
        <w:outlineLvl w:val="9"/>
        <w:rPr>
          <w:rFonts w:ascii="宋体" w:hAnsi="宋体" w:cs="宋体"/>
          <w:kern w:val="0"/>
          <w:sz w:val="24"/>
          <w:szCs w:val="24"/>
        </w:rPr>
      </w:pPr>
      <w:r>
        <w:rPr>
          <w:rFonts w:ascii="宋体" w:hAnsi="宋体" w:cs="宋体"/>
          <w:kern w:val="0"/>
          <w:sz w:val="24"/>
          <w:szCs w:val="24"/>
        </w:rPr>
        <w:drawing>
          <wp:inline distT="0" distB="0" distL="114300" distR="114300">
            <wp:extent cx="5409565" cy="1620520"/>
            <wp:effectExtent l="0" t="0" r="635" b="825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32"/>
                    <a:stretch>
                      <a:fillRect/>
                    </a:stretch>
                  </pic:blipFill>
                  <pic:spPr>
                    <a:xfrm>
                      <a:off x="0" y="0"/>
                      <a:ext cx="5409565" cy="1620520"/>
                    </a:xfrm>
                    <a:prstGeom prst="rect">
                      <a:avLst/>
                    </a:prstGeom>
                    <a:noFill/>
                    <a:ln w="9525">
                      <a:noFill/>
                    </a:ln>
                  </pic:spPr>
                </pic:pic>
              </a:graphicData>
            </a:graphic>
          </wp:inline>
        </w:drawing>
      </w:r>
    </w:p>
    <w:p>
      <w:pPr>
        <w:widowControl/>
        <w:spacing w:line="360" w:lineRule="auto"/>
        <w:jc w:val="center"/>
        <w:rPr>
          <w:rFonts w:ascii="宋体" w:hAnsi="宋体" w:cs="宋体"/>
          <w:kern w:val="0"/>
          <w:sz w:val="24"/>
          <w:szCs w:val="24"/>
        </w:rPr>
      </w:pPr>
      <w:r>
        <w:rPr>
          <w:rFonts w:hint="eastAsia" w:ascii="黑体" w:hAnsi="黑体" w:eastAsia="黑体" w:cs="黑体"/>
          <w:b/>
          <w:bCs/>
          <w:szCs w:val="21"/>
        </w:rPr>
        <w:t>图5-</w:t>
      </w:r>
      <w:r>
        <w:rPr>
          <w:rFonts w:hint="eastAsia" w:ascii="黑体" w:hAnsi="黑体" w:eastAsia="黑体" w:cs="黑体"/>
          <w:b/>
          <w:bCs/>
          <w:szCs w:val="21"/>
          <w:lang w:val="en-US" w:eastAsia="zh-CN"/>
        </w:rPr>
        <w:t>14</w:t>
      </w:r>
      <w:r>
        <w:rPr>
          <w:rFonts w:hint="eastAsia" w:ascii="黑体" w:hAnsi="黑体" w:eastAsia="黑体" w:cs="黑体"/>
          <w:b/>
          <w:bCs/>
          <w:szCs w:val="21"/>
        </w:rPr>
        <w:t xml:space="preserve"> </w:t>
      </w:r>
      <w:r>
        <w:rPr>
          <w:rFonts w:hint="eastAsia" w:ascii="黑体" w:hAnsi="黑体" w:eastAsia="黑体" w:cs="黑体"/>
          <w:b/>
          <w:bCs/>
          <w:szCs w:val="21"/>
          <w:lang w:val="en-US" w:eastAsia="zh-CN"/>
        </w:rPr>
        <w:t>查询界面图</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center"/>
        <w:outlineLvl w:val="9"/>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69205" cy="2011680"/>
            <wp:effectExtent l="0" t="0" r="7620" b="762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46"/>
                    <a:stretch>
                      <a:fillRect/>
                    </a:stretch>
                  </pic:blipFill>
                  <pic:spPr>
                    <a:xfrm>
                      <a:off x="0" y="0"/>
                      <a:ext cx="5069205" cy="2011680"/>
                    </a:xfrm>
                    <a:prstGeom prst="rect">
                      <a:avLst/>
                    </a:prstGeom>
                    <a:noFill/>
                    <a:ln w="9525">
                      <a:noFill/>
                    </a:ln>
                  </pic:spPr>
                </pic:pic>
              </a:graphicData>
            </a:graphic>
          </wp:inline>
        </w:drawing>
      </w:r>
    </w:p>
    <w:p>
      <w:pPr>
        <w:widowControl/>
        <w:spacing w:line="360" w:lineRule="auto"/>
        <w:jc w:val="center"/>
        <w:rPr>
          <w:rFonts w:hint="eastAsia" w:ascii="黑体" w:hAnsi="黑体" w:eastAsia="黑体" w:cs="黑体"/>
          <w:b/>
          <w:bCs/>
          <w:szCs w:val="21"/>
          <w:lang w:val="en-US"/>
        </w:rPr>
      </w:pPr>
      <w:r>
        <w:rPr>
          <w:rFonts w:hint="eastAsia" w:ascii="黑体" w:hAnsi="黑体" w:eastAsia="黑体" w:cs="黑体"/>
          <w:b/>
          <w:bCs/>
          <w:szCs w:val="21"/>
        </w:rPr>
        <w:t>图5-</w:t>
      </w:r>
      <w:r>
        <w:rPr>
          <w:rFonts w:hint="eastAsia" w:ascii="黑体" w:hAnsi="黑体" w:eastAsia="黑体" w:cs="黑体"/>
          <w:b/>
          <w:bCs/>
          <w:szCs w:val="21"/>
          <w:lang w:val="en-US" w:eastAsia="zh-CN"/>
        </w:rPr>
        <w:t>15</w:t>
      </w:r>
      <w:r>
        <w:rPr>
          <w:rFonts w:hint="eastAsia" w:ascii="黑体" w:hAnsi="黑体" w:eastAsia="黑体" w:cs="黑体"/>
          <w:b/>
          <w:bCs/>
          <w:szCs w:val="21"/>
        </w:rPr>
        <w:t xml:space="preserve"> </w:t>
      </w:r>
      <w:r>
        <w:rPr>
          <w:rFonts w:hint="eastAsia" w:ascii="黑体" w:hAnsi="黑体" w:eastAsia="黑体" w:cs="黑体"/>
          <w:b/>
          <w:bCs/>
          <w:szCs w:val="21"/>
          <w:lang w:val="en-US" w:eastAsia="zh-CN"/>
        </w:rPr>
        <w:t>输入查询日期界面图</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left"/>
        <w:outlineLvl w:val="9"/>
        <w:rPr>
          <w:rFonts w:hint="eastAsia" w:ascii="宋体" w:hAnsi="宋体" w:eastAsia="宋体" w:cs="宋体"/>
          <w:kern w:val="0"/>
          <w:sz w:val="24"/>
          <w:szCs w:val="24"/>
          <w:lang w:val="en-US" w:eastAsia="zh-CN" w:bidi="ar"/>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568315" cy="873760"/>
            <wp:effectExtent l="0" t="0" r="3810" b="254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47"/>
                    <a:stretch>
                      <a:fillRect/>
                    </a:stretch>
                  </pic:blipFill>
                  <pic:spPr>
                    <a:xfrm>
                      <a:off x="0" y="0"/>
                      <a:ext cx="5568315" cy="873760"/>
                    </a:xfrm>
                    <a:prstGeom prst="rect">
                      <a:avLst/>
                    </a:prstGeom>
                    <a:noFill/>
                    <a:ln w="9525">
                      <a:noFill/>
                    </a:ln>
                  </pic:spPr>
                </pic:pic>
              </a:graphicData>
            </a:graphic>
          </wp:inline>
        </w:drawing>
      </w:r>
    </w:p>
    <w:p>
      <w:pPr>
        <w:widowControl/>
        <w:spacing w:line="360" w:lineRule="auto"/>
        <w:jc w:val="center"/>
        <w:rPr>
          <w:rFonts w:ascii="宋体" w:hAnsi="宋体" w:cs="宋体"/>
          <w:sz w:val="24"/>
          <w:szCs w:val="24"/>
        </w:rPr>
      </w:pPr>
      <w:r>
        <w:rPr>
          <w:rFonts w:hint="eastAsia" w:ascii="黑体" w:hAnsi="黑体" w:eastAsia="黑体" w:cs="黑体"/>
          <w:b/>
          <w:bCs/>
          <w:szCs w:val="21"/>
        </w:rPr>
        <w:t>图5-</w:t>
      </w:r>
      <w:r>
        <w:rPr>
          <w:rFonts w:hint="eastAsia" w:ascii="黑体" w:hAnsi="黑体" w:eastAsia="黑体" w:cs="黑体"/>
          <w:b/>
          <w:bCs/>
          <w:szCs w:val="21"/>
          <w:lang w:val="en-US" w:eastAsia="zh-CN"/>
        </w:rPr>
        <w:t>16 查询结果图</w:t>
      </w:r>
    </w:p>
    <w:p>
      <w:pPr>
        <w:spacing w:line="360" w:lineRule="auto"/>
        <w:ind w:firstLine="480" w:firstLineChars="200"/>
        <w:jc w:val="left"/>
        <w:rPr>
          <w:rFonts w:hint="default" w:ascii="宋体" w:hAnsi="宋体" w:eastAsia="宋体" w:cs="宋体"/>
          <w:sz w:val="24"/>
          <w:szCs w:val="24"/>
          <w:lang w:val="en-US" w:eastAsia="zh-CN"/>
        </w:rPr>
      </w:pPr>
      <w:r>
        <w:rPr>
          <w:rFonts w:hint="eastAsia" w:ascii="宋体" w:hAnsi="宋体" w:cs="宋体"/>
          <w:sz w:val="24"/>
          <w:szCs w:val="24"/>
        </w:rPr>
        <w:t>通过对系统平台查找功能的测试，虽有时有几秒的延迟，但能够成功查找到相关数据</w:t>
      </w:r>
      <w:r>
        <w:rPr>
          <w:rFonts w:hint="eastAsia" w:ascii="宋体" w:hAnsi="宋体" w:cs="宋体"/>
          <w:sz w:val="24"/>
          <w:szCs w:val="24"/>
          <w:lang w:eastAsia="zh-CN"/>
        </w:rPr>
        <w:t>，</w:t>
      </w:r>
      <w:r>
        <w:rPr>
          <w:rFonts w:hint="eastAsia" w:ascii="宋体" w:hAnsi="宋体" w:cs="宋体"/>
          <w:sz w:val="24"/>
          <w:szCs w:val="24"/>
          <w:lang w:val="en-US" w:eastAsia="zh-CN"/>
        </w:rPr>
        <w:t>因此系统查询功能模块可以实现。</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eastAsia="PingFangSC-Regular"/>
          <w:b/>
          <w:bCs/>
          <w:sz w:val="28"/>
          <w:szCs w:val="28"/>
        </w:rPr>
      </w:pP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outlineLvl w:val="9"/>
        <w:rPr>
          <w:rFonts w:eastAsia="PingFangSC-Regular"/>
          <w:b/>
          <w:bCs/>
          <w:sz w:val="28"/>
          <w:szCs w:val="28"/>
        </w:rPr>
      </w:pPr>
      <w:bookmarkStart w:id="51" w:name="_Toc28493"/>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outlineLvl w:val="0"/>
        <w:rPr>
          <w:rFonts w:ascii="PingFangSC-Regular" w:hAnsi="PingFangSC-Regular" w:eastAsia="PingFangSC-Regular"/>
          <w:b/>
          <w:bCs/>
          <w:sz w:val="28"/>
          <w:szCs w:val="28"/>
        </w:rPr>
      </w:pPr>
      <w:r>
        <w:rPr>
          <w:rFonts w:eastAsia="PingFangSC-Regular"/>
          <w:b/>
          <w:bCs/>
          <w:sz w:val="28"/>
          <w:szCs w:val="28"/>
        </w:rPr>
        <w:t>6</w:t>
      </w:r>
      <w:r>
        <w:rPr>
          <w:rFonts w:hint="eastAsia" w:ascii="PingFangSC-Regular" w:hAnsi="PingFangSC-Regular" w:eastAsia="PingFangSC-Regular"/>
          <w:b/>
          <w:bCs/>
          <w:sz w:val="28"/>
          <w:szCs w:val="28"/>
        </w:rPr>
        <w:t xml:space="preserve"> </w:t>
      </w:r>
      <w:r>
        <w:rPr>
          <w:rFonts w:hint="eastAsia" w:ascii="宋体" w:hAnsi="宋体" w:cs="宋体"/>
          <w:b/>
          <w:bCs/>
          <w:sz w:val="28"/>
          <w:szCs w:val="28"/>
        </w:rPr>
        <w:t>总结与展望</w:t>
      </w:r>
      <w:bookmarkEnd w:id="51"/>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outlineLvl w:val="1"/>
        <w:rPr>
          <w:rFonts w:ascii="PingFangSC-Regular" w:hAnsi="PingFangSC-Regular" w:eastAsia="PingFangSC-Regular"/>
          <w:b/>
          <w:bCs/>
          <w:sz w:val="24"/>
        </w:rPr>
      </w:pPr>
      <w:bookmarkStart w:id="52" w:name="_Toc30230"/>
      <w:r>
        <w:rPr>
          <w:rFonts w:eastAsia="PingFangSC-Regular"/>
          <w:b/>
          <w:bCs/>
          <w:sz w:val="24"/>
        </w:rPr>
        <w:t>6.1</w:t>
      </w:r>
      <w:r>
        <w:rPr>
          <w:rFonts w:hint="eastAsia" w:ascii="PingFangSC-Regular" w:hAnsi="PingFangSC-Regular" w:eastAsia="PingFangSC-Regular"/>
          <w:b/>
          <w:bCs/>
          <w:sz w:val="24"/>
        </w:rPr>
        <w:t xml:space="preserve"> </w:t>
      </w:r>
      <w:r>
        <w:rPr>
          <w:rFonts w:hint="eastAsia" w:ascii="宋体" w:hAnsi="宋体" w:cs="宋体"/>
          <w:b/>
          <w:bCs/>
          <w:sz w:val="24"/>
        </w:rPr>
        <w:t>课题总结</w:t>
      </w:r>
      <w:bookmarkEnd w:id="52"/>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ind w:firstLine="480" w:firstLineChars="200"/>
        <w:rPr>
          <w:rFonts w:ascii="PingFangSC-Regular" w:hAnsi="PingFangSC-Regular" w:eastAsia="PingFangSC-Regular"/>
          <w:sz w:val="24"/>
        </w:rPr>
      </w:pPr>
      <w:r>
        <w:rPr>
          <w:rFonts w:hint="eastAsia" w:ascii="PingFangSC-Regular" w:hAnsi="PingFangSC-Regular" w:eastAsia="PingFangSC-Regular"/>
          <w:sz w:val="24"/>
        </w:rPr>
        <w:t>本系统和传统的教室管理系统相比来说</w:t>
      </w:r>
      <w:r>
        <w:rPr>
          <w:rFonts w:hint="eastAsia" w:ascii="PingFangSC-Regular" w:hAnsi="PingFangSC-Regular" w:eastAsia="PingFangSC-Regular"/>
          <w:sz w:val="24"/>
          <w:vertAlign w:val="superscript"/>
        </w:rPr>
        <w:t>[</w:t>
      </w:r>
      <w:r>
        <w:rPr>
          <w:rFonts w:hint="eastAsia" w:ascii="PingFangSC-Regular" w:hAnsi="PingFangSC-Regular" w:eastAsia="PingFangSC-Regular"/>
          <w:sz w:val="24"/>
          <w:vertAlign w:val="superscript"/>
          <w:lang w:val="en-US" w:eastAsia="zh-CN"/>
        </w:rPr>
        <w:t>19</w:t>
      </w:r>
      <w:r>
        <w:rPr>
          <w:rFonts w:hint="eastAsia" w:ascii="PingFangSC-Regular" w:hAnsi="PingFangSC-Regular" w:eastAsia="PingFangSC-Regular"/>
          <w:sz w:val="24"/>
          <w:vertAlign w:val="superscript"/>
        </w:rPr>
        <w:t>]</w:t>
      </w:r>
      <w:r>
        <w:rPr>
          <w:rFonts w:hint="eastAsia" w:ascii="PingFangSC-Regular" w:hAnsi="PingFangSC-Regular" w:eastAsia="PingFangSC-Regular"/>
          <w:sz w:val="24"/>
        </w:rPr>
        <w:t>，在节省了人力物力、安全性能和智能化等方面有较大提升</w:t>
      </w:r>
      <w:r>
        <w:rPr>
          <w:rFonts w:hint="eastAsia" w:ascii="PingFangSC-Regular" w:hAnsi="PingFangSC-Regular" w:eastAsia="PingFangSC-Regular"/>
          <w:sz w:val="24"/>
          <w:vertAlign w:val="superscript"/>
        </w:rPr>
        <w:t>[2</w:t>
      </w:r>
      <w:r>
        <w:rPr>
          <w:rFonts w:hint="eastAsia" w:ascii="PingFangSC-Regular" w:hAnsi="PingFangSC-Regular" w:eastAsia="PingFangSC-Regular"/>
          <w:sz w:val="24"/>
          <w:vertAlign w:val="superscript"/>
          <w:lang w:val="en-US" w:eastAsia="zh-CN"/>
        </w:rPr>
        <w:t>0</w:t>
      </w:r>
      <w:r>
        <w:rPr>
          <w:rFonts w:hint="eastAsia" w:ascii="PingFangSC-Regular" w:hAnsi="PingFangSC-Regular" w:eastAsia="PingFangSC-Regular"/>
          <w:sz w:val="24"/>
          <w:vertAlign w:val="superscript"/>
        </w:rPr>
        <w:t>]</w:t>
      </w:r>
      <w:r>
        <w:rPr>
          <w:rFonts w:hint="eastAsia" w:ascii="PingFangSC-Regular" w:hAnsi="PingFangSC-Regular" w:eastAsia="PingFangSC-Regular"/>
          <w:sz w:val="24"/>
        </w:rPr>
        <w:t>。论文在</w:t>
      </w:r>
      <w:r>
        <w:rPr>
          <w:rFonts w:hint="default" w:ascii="Times New Roman" w:hAnsi="Times New Roman" w:eastAsia="PingFangSC-Regular" w:cs="Times New Roman"/>
          <w:sz w:val="24"/>
        </w:rPr>
        <w:t>WSN</w:t>
      </w:r>
      <w:r>
        <w:rPr>
          <w:rFonts w:hint="eastAsia" w:ascii="PingFangSC-Regular" w:hAnsi="PingFangSC-Regular" w:eastAsia="PingFangSC-Regular"/>
          <w:sz w:val="24"/>
        </w:rPr>
        <w:t>的基础上进行研究探讨，选择最适合教室环境使用的</w:t>
      </w:r>
      <w:r>
        <w:rPr>
          <w:rFonts w:eastAsia="PingFangSC-Regular"/>
          <w:sz w:val="24"/>
        </w:rPr>
        <w:t>ZigBee</w:t>
      </w:r>
      <w:r>
        <w:rPr>
          <w:rFonts w:hint="eastAsia" w:ascii="PingFangSC-Regular" w:hAnsi="PingFangSC-Regular" w:eastAsia="PingFangSC-Regular"/>
          <w:sz w:val="24"/>
        </w:rPr>
        <w:t>技术，根据系统的功能需求，设计了总体框架和方案，完成了智能教室管理系统的设计和实现。</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PingFangSC-Regular" w:hAnsi="PingFangSC-Regular" w:eastAsia="PingFangSC-Regular"/>
          <w:sz w:val="24"/>
        </w:rPr>
      </w:pPr>
      <w:r>
        <w:rPr>
          <w:rFonts w:hint="eastAsia" w:ascii="PingFangSC-Regular" w:hAnsi="PingFangSC-Regular" w:eastAsia="PingFangSC-Regular"/>
          <w:sz w:val="24"/>
        </w:rPr>
        <w:tab/>
      </w:r>
      <w:r>
        <w:rPr>
          <w:rFonts w:hint="eastAsia" w:ascii="PingFangSC-Regular" w:hAnsi="PingFangSC-Regular" w:eastAsia="PingFangSC-Regular"/>
          <w:sz w:val="24"/>
        </w:rPr>
        <w:t>系统是在京胜世纪中心的物联网仿真平台上实现了硬件仿真的设计，运用了上面的网关、协调器、数据采集器和调控设备等，完成了系统的硬件部署。在软件开发方面，用</w:t>
      </w:r>
      <w:r>
        <w:rPr>
          <w:rFonts w:hint="default" w:ascii="Times New Roman" w:hAnsi="Times New Roman" w:cs="Times New Roman"/>
          <w:sz w:val="24"/>
        </w:rPr>
        <w:t>java</w:t>
      </w:r>
      <w:r>
        <w:rPr>
          <w:rFonts w:hint="eastAsia" w:ascii="PingFangSC-Regular" w:hAnsi="PingFangSC-Regular" w:eastAsia="PingFangSC-Regular"/>
          <w:sz w:val="24"/>
        </w:rPr>
        <w:t>在</w:t>
      </w:r>
      <w:r>
        <w:rPr>
          <w:rFonts w:hint="default" w:ascii="Times New Roman" w:hAnsi="Times New Roman" w:cs="Times New Roman"/>
          <w:sz w:val="24"/>
        </w:rPr>
        <w:t>eclipse</w:t>
      </w:r>
      <w:r>
        <w:rPr>
          <w:rFonts w:hint="eastAsia" w:ascii="PingFangSC-Regular" w:hAnsi="PingFangSC-Regular" w:eastAsia="PingFangSC-Regular"/>
          <w:sz w:val="24"/>
        </w:rPr>
        <w:t>上实现了管理平台的开发。</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PingFangSC-Regular" w:hAnsi="PingFangSC-Regular" w:eastAsia="PingFangSC-Regular"/>
          <w:sz w:val="24"/>
        </w:rPr>
      </w:pPr>
      <w:r>
        <w:rPr>
          <w:rFonts w:hint="eastAsia" w:ascii="PingFangSC-Regular" w:hAnsi="PingFangSC-Regular" w:eastAsia="PingFangSC-Regular"/>
          <w:sz w:val="24"/>
        </w:rPr>
        <w:tab/>
      </w:r>
      <w:r>
        <w:rPr>
          <w:rFonts w:hint="eastAsia" w:ascii="PingFangSC-Regular" w:hAnsi="PingFangSC-Regular" w:eastAsia="PingFangSC-Regular"/>
          <w:sz w:val="24"/>
        </w:rPr>
        <w:t>最终通过网关测试和管理平台的功能测试，证明本系统完成了智能教室管理系统的功能需求，使管理平台能够正常运行。</w:t>
      </w:r>
    </w:p>
    <w:p>
      <w:pPr>
        <w:keepNext w:val="0"/>
        <w:keepLines w:val="0"/>
        <w:pageBreakBefore w:v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kinsoku/>
        <w:wordWrap/>
        <w:overflowPunct/>
        <w:topLinePunct w:val="0"/>
        <w:autoSpaceDE/>
        <w:autoSpaceDN/>
        <w:bidi w:val="0"/>
        <w:adjustRightInd/>
        <w:snapToGrid/>
        <w:spacing w:line="120" w:lineRule="auto"/>
        <w:jc w:val="left"/>
        <w:textAlignment w:val="auto"/>
        <w:outlineLvl w:val="1"/>
        <w:rPr>
          <w:rFonts w:ascii="PingFangSC-Regular" w:hAnsi="PingFangSC-Regular" w:eastAsia="PingFangSC-Regular"/>
          <w:b/>
          <w:bCs/>
          <w:sz w:val="24"/>
        </w:rPr>
      </w:pPr>
      <w:bookmarkStart w:id="53" w:name="_Toc22016"/>
      <w:r>
        <w:rPr>
          <w:rFonts w:eastAsia="PingFangSC-Regular"/>
          <w:b/>
          <w:bCs/>
          <w:sz w:val="24"/>
        </w:rPr>
        <w:t>6.2</w:t>
      </w:r>
      <w:r>
        <w:rPr>
          <w:rFonts w:hint="eastAsia" w:ascii="PingFangSC-Regular" w:hAnsi="PingFangSC-Regular" w:eastAsia="PingFangSC-Regular"/>
          <w:b/>
          <w:bCs/>
          <w:sz w:val="24"/>
        </w:rPr>
        <w:t xml:space="preserve"> </w:t>
      </w:r>
      <w:r>
        <w:rPr>
          <w:rFonts w:hint="eastAsia" w:ascii="宋体" w:hAnsi="宋体" w:cs="宋体"/>
          <w:b/>
          <w:bCs/>
          <w:sz w:val="24"/>
        </w:rPr>
        <w:t>课题展望</w:t>
      </w:r>
      <w:bookmarkEnd w:id="53"/>
    </w:p>
    <w:p>
      <w:pPr>
        <w:spacing w:line="360" w:lineRule="auto"/>
        <w:ind w:firstLine="480" w:firstLineChars="200"/>
        <w:jc w:val="left"/>
        <w:rPr>
          <w:rFonts w:ascii="宋体" w:hAnsi="宋体" w:cs="宋体"/>
          <w:sz w:val="24"/>
          <w:szCs w:val="24"/>
        </w:rPr>
      </w:pPr>
      <w:r>
        <w:rPr>
          <w:rFonts w:hint="eastAsia" w:ascii="宋体" w:hAnsi="宋体" w:cs="宋体"/>
          <w:sz w:val="24"/>
          <w:szCs w:val="24"/>
        </w:rPr>
        <w:t>现如今智能化管理应用于越来越多的平台</w:t>
      </w:r>
      <w:r>
        <w:rPr>
          <w:rFonts w:hint="eastAsia" w:ascii="宋体" w:hAnsi="宋体" w:cs="宋体"/>
          <w:sz w:val="24"/>
          <w:szCs w:val="24"/>
          <w:vertAlign w:val="superscript"/>
          <w:lang w:val="en-US" w:eastAsia="zh-CN"/>
        </w:rPr>
        <w:t>[21]</w:t>
      </w:r>
      <w:r>
        <w:rPr>
          <w:rFonts w:hint="eastAsia" w:ascii="宋体" w:hAnsi="宋体" w:cs="宋体"/>
          <w:sz w:val="24"/>
          <w:szCs w:val="24"/>
        </w:rPr>
        <w:t>，但目前的管理平台在功能和设计上都相对单一，数据传输方面还是存在不足，在以后对这类管理系统进行扩展和后续开发时，要注意数据传输的安全性和时效性，在校园局域网的基础上，实现平台对数据更加有效的接收，能够及时对设备进行控制。</w:t>
      </w:r>
    </w:p>
    <w:p>
      <w:pPr>
        <w:spacing w:line="360" w:lineRule="auto"/>
        <w:ind w:firstLine="420"/>
        <w:jc w:val="left"/>
        <w:rPr>
          <w:rFonts w:ascii="宋体" w:hAnsi="宋体" w:cs="宋体"/>
          <w:sz w:val="24"/>
          <w:szCs w:val="24"/>
        </w:rPr>
      </w:pPr>
      <w:r>
        <w:rPr>
          <w:rFonts w:hint="eastAsia" w:ascii="宋体" w:hAnsi="宋体" w:cs="宋体"/>
          <w:sz w:val="24"/>
          <w:szCs w:val="24"/>
        </w:rPr>
        <w:t>系统的软件设计方面，还有很多可以提升改进的地方，比如制作一个微信小程序，不管管理者在何处，还是能对环境进行把控和调节，但安全性还有待商榷；还有结合</w:t>
      </w:r>
      <w:r>
        <w:rPr>
          <w:sz w:val="24"/>
          <w:szCs w:val="24"/>
        </w:rPr>
        <w:t>RFID</w:t>
      </w:r>
      <w:r>
        <w:rPr>
          <w:rFonts w:hint="eastAsia" w:ascii="宋体" w:hAnsi="宋体" w:cs="宋体"/>
          <w:sz w:val="24"/>
          <w:szCs w:val="24"/>
        </w:rPr>
        <w:t>技术或人脸识别技术等，对教室人员进行更好的管理等，让整个校园的数据可以更统一，得到统一的管理，在教室智能化管理的基础上实现校园的智能发展，从而让我们的校园生活变得更便捷、舒适，教学效率也会随之稳步提高。</w:t>
      </w:r>
    </w:p>
    <w:p>
      <w:pPr>
        <w:spacing w:line="360" w:lineRule="auto"/>
        <w:ind w:firstLine="420"/>
        <w:jc w:val="left"/>
        <w:rPr>
          <w:rFonts w:ascii="宋体" w:hAnsi="宋体" w:cs="宋体"/>
          <w:sz w:val="24"/>
          <w:szCs w:val="24"/>
        </w:rPr>
      </w:pPr>
    </w:p>
    <w:p>
      <w:pPr>
        <w:spacing w:line="360" w:lineRule="auto"/>
        <w:jc w:val="center"/>
        <w:rPr>
          <w:rFonts w:ascii="宋体" w:hAnsi="宋体" w:cs="宋体"/>
          <w:b/>
          <w:bCs/>
          <w:sz w:val="28"/>
          <w:szCs w:val="28"/>
        </w:rPr>
      </w:pPr>
    </w:p>
    <w:p>
      <w:pPr>
        <w:spacing w:line="360" w:lineRule="auto"/>
        <w:rPr>
          <w:rFonts w:ascii="宋体" w:hAnsi="宋体" w:cs="宋体"/>
          <w:b/>
          <w:bCs/>
          <w:sz w:val="28"/>
          <w:szCs w:val="28"/>
        </w:rPr>
      </w:pPr>
    </w:p>
    <w:p>
      <w:pPr>
        <w:spacing w:line="360" w:lineRule="auto"/>
        <w:rPr>
          <w:rFonts w:ascii="宋体" w:hAnsi="宋体" w:cs="宋体"/>
          <w:b/>
          <w:bCs/>
          <w:sz w:val="28"/>
          <w:szCs w:val="28"/>
        </w:rPr>
      </w:pPr>
    </w:p>
    <w:p>
      <w:pPr>
        <w:spacing w:line="360" w:lineRule="auto"/>
        <w:rPr>
          <w:rFonts w:ascii="宋体" w:hAnsi="宋体" w:cs="宋体"/>
          <w:b/>
          <w:bCs/>
          <w:sz w:val="28"/>
          <w:szCs w:val="28"/>
        </w:rPr>
      </w:pPr>
    </w:p>
    <w:p>
      <w:pPr>
        <w:spacing w:line="360" w:lineRule="auto"/>
        <w:jc w:val="center"/>
        <w:outlineLvl w:val="9"/>
        <w:rPr>
          <w:rFonts w:hint="eastAsia" w:ascii="宋体" w:hAnsi="宋体" w:cs="宋体"/>
          <w:b/>
          <w:bCs/>
          <w:sz w:val="28"/>
          <w:szCs w:val="28"/>
        </w:rPr>
      </w:pPr>
      <w:bookmarkStart w:id="54" w:name="_Toc28384"/>
    </w:p>
    <w:p>
      <w:pPr>
        <w:spacing w:line="360" w:lineRule="auto"/>
        <w:jc w:val="center"/>
        <w:outlineLvl w:val="0"/>
        <w:rPr>
          <w:rFonts w:ascii="宋体" w:hAnsi="宋体" w:cs="宋体"/>
          <w:b/>
          <w:bCs/>
          <w:sz w:val="28"/>
          <w:szCs w:val="28"/>
        </w:rPr>
      </w:pPr>
      <w:r>
        <w:rPr>
          <w:rFonts w:hint="eastAsia" w:ascii="宋体" w:hAnsi="宋体" w:cs="宋体"/>
          <w:b/>
          <w:bCs/>
          <w:sz w:val="28"/>
          <w:szCs w:val="28"/>
        </w:rPr>
        <w:t>致 谢</w:t>
      </w:r>
      <w:bookmarkEnd w:id="54"/>
    </w:p>
    <w:p>
      <w:pPr>
        <w:spacing w:line="360" w:lineRule="auto"/>
        <w:ind w:firstLine="420"/>
        <w:jc w:val="left"/>
        <w:rPr>
          <w:rFonts w:ascii="宋体" w:hAnsi="宋体" w:cs="宋体"/>
          <w:sz w:val="24"/>
          <w:szCs w:val="24"/>
        </w:rPr>
      </w:pPr>
      <w:r>
        <w:rPr>
          <w:rFonts w:hint="eastAsia" w:ascii="宋体" w:hAnsi="宋体" w:cs="宋体"/>
          <w:sz w:val="24"/>
          <w:szCs w:val="24"/>
        </w:rPr>
        <w:t>四年的时间稍纵即逝，在打下标题那两个字时心中百感交集。首先我要感谢我的指导老师杨光老师，她是一个严谨认真的老师，在开题的时候就给我的选题提供了很多帮助，从开题直至临近的答辩，每一篇报告和检查都写满了认真中肯和专业的批注，在这里我要向她表达我</w:t>
      </w:r>
      <w:r>
        <w:rPr>
          <w:rFonts w:ascii="宋体" w:hAnsi="宋体" w:cs="宋体"/>
          <w:sz w:val="24"/>
          <w:szCs w:val="24"/>
        </w:rPr>
        <w:t>衷心的感谢</w:t>
      </w:r>
      <w:r>
        <w:rPr>
          <w:rFonts w:hint="eastAsia" w:ascii="宋体" w:hAnsi="宋体" w:cs="宋体"/>
          <w:sz w:val="24"/>
          <w:szCs w:val="24"/>
        </w:rPr>
        <w:t>：老师您辛苦了。然后我还要感谢我们物联网专业所有的老师，谢谢他们这四年以来的谆谆教诲，不论提问什么问题，他们总是能够耐心地回答，热心地提供帮助；感谢我的大学同学和朋友们，这一路彼此见证成长；感谢我的母校防灾科技学院，让我在这里与他们相遇；感谢我的爸爸妈妈，在我人生的每个阶段总是无条件地支持我做自己喜欢做的事情；谢谢我的好朋友</w:t>
      </w:r>
      <w:r>
        <w:rPr>
          <w:rFonts w:hint="eastAsia"/>
          <w:sz w:val="24"/>
          <w:szCs w:val="24"/>
        </w:rPr>
        <w:t>奚敏霞</w:t>
      </w:r>
      <w:r>
        <w:rPr>
          <w:rFonts w:hint="eastAsia" w:ascii="宋体" w:hAnsi="宋体" w:cs="宋体"/>
          <w:sz w:val="24"/>
          <w:szCs w:val="24"/>
        </w:rPr>
        <w:t>，人生得一知己足矣。在大学四年里，虽然还有一些遗憾留存，但总算没有什么十分后悔的事情。道阻且长，希望我们每一个人都能够怀抱着初心继续生活、学习，无论何时何地，总是能笑着面对。</w:t>
      </w:r>
    </w:p>
    <w:p>
      <w:pPr>
        <w:spacing w:line="360" w:lineRule="auto"/>
        <w:ind w:firstLine="420"/>
        <w:jc w:val="left"/>
        <w:rPr>
          <w:rFonts w:ascii="宋体" w:hAnsi="宋体" w:cs="宋体"/>
          <w:sz w:val="24"/>
          <w:szCs w:val="24"/>
        </w:rPr>
      </w:pPr>
    </w:p>
    <w:p>
      <w:pPr>
        <w:spacing w:line="360" w:lineRule="auto"/>
        <w:jc w:val="center"/>
        <w:rPr>
          <w:rFonts w:ascii="宋体" w:hAnsi="宋体" w:cs="宋体"/>
          <w:b/>
          <w:bCs/>
          <w:sz w:val="28"/>
          <w:szCs w:val="28"/>
        </w:rPr>
      </w:pPr>
    </w:p>
    <w:p>
      <w:pPr>
        <w:spacing w:line="360" w:lineRule="auto"/>
        <w:jc w:val="center"/>
        <w:rPr>
          <w:rFonts w:ascii="宋体" w:hAnsi="宋体" w:cs="宋体"/>
          <w:b/>
          <w:bCs/>
          <w:sz w:val="28"/>
          <w:szCs w:val="28"/>
        </w:rPr>
      </w:pPr>
    </w:p>
    <w:p>
      <w:pPr>
        <w:spacing w:line="360" w:lineRule="auto"/>
        <w:jc w:val="center"/>
        <w:rPr>
          <w:rFonts w:ascii="宋体" w:hAnsi="宋体" w:cs="宋体"/>
          <w:b/>
          <w:bCs/>
          <w:sz w:val="28"/>
          <w:szCs w:val="28"/>
        </w:rPr>
      </w:pPr>
    </w:p>
    <w:p>
      <w:pPr>
        <w:spacing w:line="360" w:lineRule="auto"/>
        <w:jc w:val="center"/>
        <w:rPr>
          <w:rFonts w:ascii="宋体" w:hAnsi="宋体" w:cs="宋体"/>
          <w:b/>
          <w:bCs/>
          <w:sz w:val="28"/>
          <w:szCs w:val="28"/>
        </w:rPr>
      </w:pPr>
    </w:p>
    <w:p>
      <w:pPr>
        <w:spacing w:line="360" w:lineRule="auto"/>
        <w:jc w:val="center"/>
        <w:rPr>
          <w:rFonts w:ascii="宋体" w:hAnsi="宋体" w:cs="宋体"/>
          <w:b/>
          <w:bCs/>
          <w:sz w:val="28"/>
          <w:szCs w:val="28"/>
        </w:rPr>
      </w:pPr>
    </w:p>
    <w:p>
      <w:pPr>
        <w:spacing w:line="360" w:lineRule="auto"/>
        <w:jc w:val="center"/>
        <w:rPr>
          <w:rFonts w:ascii="宋体" w:hAnsi="宋体" w:cs="宋体"/>
          <w:b/>
          <w:bCs/>
          <w:sz w:val="28"/>
          <w:szCs w:val="28"/>
        </w:rPr>
      </w:pPr>
    </w:p>
    <w:p>
      <w:pPr>
        <w:spacing w:line="360" w:lineRule="auto"/>
        <w:jc w:val="center"/>
        <w:rPr>
          <w:rFonts w:ascii="宋体" w:hAnsi="宋体" w:cs="宋体"/>
          <w:b/>
          <w:bCs/>
          <w:sz w:val="28"/>
          <w:szCs w:val="28"/>
        </w:rPr>
      </w:pPr>
    </w:p>
    <w:p>
      <w:pPr>
        <w:spacing w:line="360" w:lineRule="auto"/>
        <w:jc w:val="center"/>
        <w:rPr>
          <w:rFonts w:ascii="宋体" w:hAnsi="宋体" w:cs="宋体"/>
          <w:b/>
          <w:bCs/>
          <w:sz w:val="28"/>
          <w:szCs w:val="28"/>
        </w:rPr>
      </w:pPr>
    </w:p>
    <w:p>
      <w:pPr>
        <w:spacing w:line="360" w:lineRule="auto"/>
        <w:jc w:val="center"/>
        <w:rPr>
          <w:rFonts w:ascii="宋体" w:hAnsi="宋体" w:cs="宋体"/>
          <w:b/>
          <w:bCs/>
          <w:sz w:val="28"/>
          <w:szCs w:val="28"/>
        </w:rPr>
      </w:pPr>
    </w:p>
    <w:p>
      <w:pPr>
        <w:spacing w:line="360" w:lineRule="auto"/>
        <w:rPr>
          <w:rFonts w:ascii="宋体" w:hAnsi="宋体" w:cs="宋体"/>
          <w:b/>
          <w:bCs/>
          <w:sz w:val="28"/>
          <w:szCs w:val="28"/>
        </w:rPr>
      </w:pPr>
    </w:p>
    <w:p>
      <w:pPr>
        <w:spacing w:line="360" w:lineRule="auto"/>
        <w:rPr>
          <w:rFonts w:ascii="宋体" w:hAnsi="宋体" w:cs="宋体"/>
          <w:b/>
          <w:bCs/>
          <w:sz w:val="28"/>
          <w:szCs w:val="28"/>
        </w:rPr>
      </w:pPr>
    </w:p>
    <w:p>
      <w:pPr>
        <w:spacing w:line="360" w:lineRule="auto"/>
        <w:rPr>
          <w:rFonts w:ascii="宋体" w:hAnsi="宋体" w:cs="宋体"/>
          <w:b/>
          <w:bCs/>
          <w:sz w:val="28"/>
          <w:szCs w:val="28"/>
        </w:rPr>
      </w:pPr>
    </w:p>
    <w:p>
      <w:pPr>
        <w:spacing w:line="360" w:lineRule="auto"/>
        <w:jc w:val="left"/>
        <w:outlineLvl w:val="0"/>
        <w:rPr>
          <w:rFonts w:cs="宋体"/>
          <w:szCs w:val="21"/>
        </w:rPr>
      </w:pPr>
      <w:bookmarkStart w:id="55" w:name="_Toc31258"/>
      <w:bookmarkStart w:id="56" w:name="_Toc8350"/>
      <w:bookmarkStart w:id="57" w:name="_Toc18592"/>
      <w:r>
        <w:rPr>
          <w:rFonts w:hint="eastAsia" w:ascii="宋体" w:hAnsi="宋体" w:cs="宋体"/>
          <w:b/>
          <w:bCs/>
          <w:sz w:val="28"/>
          <w:szCs w:val="28"/>
        </w:rPr>
        <w:t>参考文献</w:t>
      </w:r>
      <w:bookmarkEnd w:id="55"/>
    </w:p>
    <w:p>
      <w:pPr>
        <w:spacing w:line="360" w:lineRule="auto"/>
        <w:rPr>
          <w:rFonts w:ascii="宋体" w:hAnsi="宋体" w:cs="宋体"/>
          <w:szCs w:val="21"/>
        </w:rPr>
      </w:pPr>
      <w:r>
        <w:rPr>
          <w:rFonts w:hint="eastAsia" w:ascii="宋体" w:hAnsi="宋体" w:cs="宋体"/>
          <w:szCs w:val="21"/>
        </w:rPr>
        <w:t>[</w:t>
      </w:r>
      <w:r>
        <w:rPr>
          <w:szCs w:val="21"/>
        </w:rPr>
        <w:t>1</w:t>
      </w:r>
      <w:r>
        <w:rPr>
          <w:rFonts w:hint="eastAsia" w:ascii="宋体" w:hAnsi="宋体" w:cs="宋体"/>
          <w:szCs w:val="21"/>
        </w:rPr>
        <w:t>]王彦霞.智能教室管理系统的设计与实现[D].内蒙古大学,2019.</w:t>
      </w:r>
    </w:p>
    <w:p>
      <w:pPr>
        <w:spacing w:line="360" w:lineRule="auto"/>
        <w:rPr>
          <w:rFonts w:ascii="宋体" w:hAnsi="宋体" w:cs="宋体"/>
          <w:szCs w:val="21"/>
        </w:rPr>
      </w:pPr>
      <w:r>
        <w:rPr>
          <w:rFonts w:hint="eastAsia" w:ascii="宋体" w:hAnsi="宋体" w:cs="宋体"/>
          <w:szCs w:val="21"/>
        </w:rPr>
        <w:t>[</w:t>
      </w:r>
      <w:r>
        <w:rPr>
          <w:rFonts w:hint="eastAsia"/>
          <w:szCs w:val="21"/>
        </w:rPr>
        <w:t>2</w:t>
      </w:r>
      <w:r>
        <w:rPr>
          <w:rFonts w:hint="eastAsia" w:ascii="宋体" w:hAnsi="宋体" w:cs="宋体"/>
          <w:szCs w:val="21"/>
        </w:rPr>
        <w:t>]黄威荣,蹇孝玉,吴贤琼,邓燕艳.智能教室环境中课堂教学变革的目标与路径[J].教学与管理,2020(03):5-7.</w:t>
      </w:r>
    </w:p>
    <w:p>
      <w:pPr>
        <w:spacing w:line="360" w:lineRule="auto"/>
        <w:rPr>
          <w:rFonts w:ascii="宋体" w:hAnsi="宋体" w:cs="宋体"/>
          <w:szCs w:val="21"/>
        </w:rPr>
      </w:pPr>
      <w:r>
        <w:rPr>
          <w:rFonts w:hint="eastAsia" w:ascii="宋体" w:hAnsi="宋体" w:cs="宋体"/>
          <w:szCs w:val="21"/>
        </w:rPr>
        <w:t>[</w:t>
      </w:r>
      <w:r>
        <w:rPr>
          <w:rFonts w:hint="eastAsia"/>
          <w:szCs w:val="21"/>
        </w:rPr>
        <w:t>3</w:t>
      </w:r>
      <w:r>
        <w:rPr>
          <w:rFonts w:hint="eastAsia" w:ascii="宋体" w:hAnsi="宋体" w:cs="宋体"/>
          <w:szCs w:val="21"/>
        </w:rPr>
        <w:t>]李燕.基于物联网技术的智慧教室设计和实现[J].电子世界,2018(19):162-163.</w:t>
      </w:r>
    </w:p>
    <w:p>
      <w:pPr>
        <w:spacing w:line="360" w:lineRule="auto"/>
        <w:rPr>
          <w:rFonts w:ascii="宋体" w:hAnsi="宋体" w:cs="宋体"/>
          <w:szCs w:val="21"/>
        </w:rPr>
      </w:pPr>
      <w:r>
        <w:rPr>
          <w:rFonts w:hint="eastAsia" w:ascii="宋体" w:hAnsi="宋体" w:cs="宋体"/>
          <w:szCs w:val="21"/>
        </w:rPr>
        <w:t>[</w:t>
      </w:r>
      <w:r>
        <w:rPr>
          <w:rFonts w:hint="eastAsia"/>
          <w:szCs w:val="21"/>
        </w:rPr>
        <w:t>4</w:t>
      </w:r>
      <w:r>
        <w:rPr>
          <w:rFonts w:hint="eastAsia" w:ascii="宋体" w:hAnsi="宋体" w:cs="宋体"/>
          <w:szCs w:val="21"/>
        </w:rPr>
        <w:t>]骆方舟.基于Web架构的多媒体智能教室管理系统设计[J].黎明职业大学学报,2011(03):74-79.</w:t>
      </w:r>
    </w:p>
    <w:p>
      <w:pPr>
        <w:spacing w:line="360" w:lineRule="auto"/>
        <w:rPr>
          <w:rFonts w:ascii="宋体" w:hAnsi="宋体" w:cs="宋体"/>
          <w:szCs w:val="21"/>
        </w:rPr>
      </w:pPr>
      <w:r>
        <w:rPr>
          <w:rFonts w:hint="eastAsia" w:ascii="宋体" w:hAnsi="宋体" w:cs="宋体"/>
          <w:szCs w:val="21"/>
        </w:rPr>
        <w:t>[</w:t>
      </w:r>
      <w:r>
        <w:rPr>
          <w:rFonts w:hint="eastAsia"/>
          <w:szCs w:val="21"/>
        </w:rPr>
        <w:t>5</w:t>
      </w:r>
      <w:r>
        <w:rPr>
          <w:rFonts w:hint="eastAsia" w:ascii="宋体" w:hAnsi="宋体" w:cs="宋体"/>
          <w:szCs w:val="21"/>
        </w:rPr>
        <w:t>]吴锦欢.智能教室管理系统的研究与设计[D].华侨大学,2016.</w:t>
      </w:r>
    </w:p>
    <w:p>
      <w:pPr>
        <w:spacing w:line="360" w:lineRule="auto"/>
        <w:rPr>
          <w:rFonts w:ascii="宋体" w:hAnsi="宋体" w:cs="宋体"/>
          <w:szCs w:val="21"/>
        </w:rPr>
      </w:pPr>
      <w:r>
        <w:rPr>
          <w:rFonts w:hint="eastAsia" w:ascii="宋体" w:hAnsi="宋体" w:cs="宋体"/>
          <w:szCs w:val="21"/>
        </w:rPr>
        <w:t>[</w:t>
      </w:r>
      <w:r>
        <w:rPr>
          <w:rFonts w:hint="eastAsia"/>
          <w:szCs w:val="21"/>
        </w:rPr>
        <w:t>6</w:t>
      </w:r>
      <w:r>
        <w:rPr>
          <w:rFonts w:hint="eastAsia" w:ascii="宋体" w:hAnsi="宋体" w:cs="宋体"/>
          <w:szCs w:val="21"/>
        </w:rPr>
        <w:t>]顾威.基于总线的智能教室控制系统的设计与研究[D].合肥工业大学,2007.</w:t>
      </w:r>
    </w:p>
    <w:p>
      <w:pPr>
        <w:spacing w:line="360" w:lineRule="auto"/>
        <w:rPr>
          <w:rFonts w:ascii="宋体" w:hAnsi="宋体" w:cs="宋体"/>
          <w:szCs w:val="21"/>
        </w:rPr>
      </w:pPr>
      <w:r>
        <w:rPr>
          <w:rFonts w:hint="eastAsia" w:ascii="宋体" w:hAnsi="宋体" w:cs="宋体"/>
          <w:szCs w:val="21"/>
        </w:rPr>
        <w:t>[</w:t>
      </w:r>
      <w:r>
        <w:rPr>
          <w:rFonts w:hint="eastAsia"/>
          <w:szCs w:val="21"/>
        </w:rPr>
        <w:t>7</w:t>
      </w:r>
      <w:r>
        <w:rPr>
          <w:rFonts w:hint="eastAsia" w:ascii="宋体" w:hAnsi="宋体" w:cs="宋体"/>
          <w:szCs w:val="21"/>
        </w:rPr>
        <w:t>]李晓红,刘雨.基于ZigBee的智能教室系统设计[J].电脑与电信,2019(12):49-52.</w:t>
      </w:r>
    </w:p>
    <w:p>
      <w:pPr>
        <w:spacing w:line="360" w:lineRule="auto"/>
        <w:rPr>
          <w:rFonts w:ascii="宋体" w:hAnsi="宋体" w:cs="宋体"/>
          <w:szCs w:val="21"/>
        </w:rPr>
      </w:pPr>
      <w:r>
        <w:rPr>
          <w:rFonts w:hint="eastAsia" w:ascii="宋体" w:hAnsi="宋体" w:cs="宋体"/>
          <w:szCs w:val="21"/>
        </w:rPr>
        <w:t>[</w:t>
      </w:r>
      <w:r>
        <w:rPr>
          <w:rFonts w:hint="eastAsia"/>
          <w:szCs w:val="21"/>
        </w:rPr>
        <w:t>8</w:t>
      </w:r>
      <w:r>
        <w:rPr>
          <w:rFonts w:hint="eastAsia" w:ascii="宋体" w:hAnsi="宋体" w:cs="宋体"/>
          <w:szCs w:val="21"/>
        </w:rPr>
        <w:t>]石鑫,张兴宇,邵金彪,江朝晖.基于物联网的智能教室环境测控系统[J].物联网技术,2019,9(07):32-35.</w:t>
      </w:r>
    </w:p>
    <w:p>
      <w:pPr>
        <w:spacing w:line="360" w:lineRule="auto"/>
        <w:rPr>
          <w:rFonts w:ascii="宋体" w:hAnsi="宋体" w:cs="宋体"/>
          <w:szCs w:val="21"/>
        </w:rPr>
      </w:pPr>
      <w:r>
        <w:rPr>
          <w:rFonts w:hint="eastAsia" w:ascii="宋体" w:hAnsi="宋体" w:cs="宋体"/>
          <w:szCs w:val="21"/>
        </w:rPr>
        <w:t>[</w:t>
      </w:r>
      <w:r>
        <w:rPr>
          <w:rFonts w:hint="eastAsia"/>
          <w:szCs w:val="21"/>
        </w:rPr>
        <w:t>9</w:t>
      </w:r>
      <w:r>
        <w:rPr>
          <w:rFonts w:hint="eastAsia" w:ascii="宋体" w:hAnsi="宋体" w:cs="宋体"/>
          <w:szCs w:val="21"/>
        </w:rPr>
        <w:t>]孙静,徐奕,何潇.基于移动客户端的智能教室光温无线控制系统[J].电子技术与软件工程,2015(23):32-33.</w:t>
      </w:r>
    </w:p>
    <w:p>
      <w:pPr>
        <w:spacing w:line="360" w:lineRule="auto"/>
        <w:rPr>
          <w:rFonts w:ascii="宋体" w:hAnsi="宋体" w:cs="宋体"/>
          <w:szCs w:val="21"/>
        </w:rPr>
      </w:pPr>
      <w:r>
        <w:rPr>
          <w:rFonts w:hint="eastAsia" w:ascii="宋体" w:hAnsi="宋体" w:cs="宋体"/>
          <w:szCs w:val="21"/>
        </w:rPr>
        <w:t>[</w:t>
      </w:r>
      <w:r>
        <w:rPr>
          <w:rFonts w:hint="eastAsia"/>
          <w:szCs w:val="21"/>
        </w:rPr>
        <w:t>10</w:t>
      </w:r>
      <w:r>
        <w:rPr>
          <w:rFonts w:hint="eastAsia" w:ascii="宋体" w:hAnsi="宋体" w:cs="宋体"/>
          <w:szCs w:val="21"/>
        </w:rPr>
        <w:t>]于鸿瑞,张文振,余小溪,王楠,王奕.基于物联网技术的智能教室系统[J].电脑编程技巧与维护,2020(02):117-120.</w:t>
      </w:r>
    </w:p>
    <w:p>
      <w:pPr>
        <w:spacing w:line="360" w:lineRule="auto"/>
        <w:rPr>
          <w:rFonts w:ascii="宋体" w:hAnsi="宋体" w:cs="宋体"/>
          <w:szCs w:val="21"/>
        </w:rPr>
      </w:pPr>
      <w:r>
        <w:rPr>
          <w:rFonts w:hint="eastAsia" w:ascii="宋体" w:hAnsi="宋体" w:cs="宋体"/>
          <w:szCs w:val="21"/>
        </w:rPr>
        <w:t>[</w:t>
      </w:r>
      <w:r>
        <w:rPr>
          <w:rFonts w:hint="eastAsia"/>
          <w:szCs w:val="21"/>
        </w:rPr>
        <w:t>11</w:t>
      </w:r>
      <w:r>
        <w:rPr>
          <w:rFonts w:hint="eastAsia" w:ascii="宋体" w:hAnsi="宋体" w:cs="宋体"/>
          <w:szCs w:val="21"/>
        </w:rPr>
        <w:t>]何文乐,李杰玉.基于移动物联网的智慧教室设计与实现[J].中国教育信化,2019(01):69-73.</w:t>
      </w:r>
    </w:p>
    <w:p>
      <w:pPr>
        <w:spacing w:line="360" w:lineRule="auto"/>
        <w:rPr>
          <w:rFonts w:ascii="宋体" w:hAnsi="宋体" w:cs="宋体"/>
          <w:szCs w:val="21"/>
        </w:rPr>
      </w:pPr>
      <w:r>
        <w:rPr>
          <w:rFonts w:hint="eastAsia" w:ascii="宋体" w:hAnsi="宋体" w:cs="宋体"/>
          <w:szCs w:val="21"/>
        </w:rPr>
        <w:t>[</w:t>
      </w:r>
      <w:r>
        <w:rPr>
          <w:rFonts w:hint="eastAsia"/>
          <w:szCs w:val="21"/>
        </w:rPr>
        <w:t>12</w:t>
      </w:r>
      <w:r>
        <w:rPr>
          <w:rFonts w:hint="eastAsia" w:ascii="宋体" w:hAnsi="宋体" w:cs="宋体"/>
          <w:szCs w:val="21"/>
        </w:rPr>
        <w:t>]曾艳丽,张文增.基于物联网的智慧教室设计与研究[J].电脑编程技巧与维护,2019(12):65-66+69.</w:t>
      </w:r>
    </w:p>
    <w:p>
      <w:pPr>
        <w:spacing w:line="360" w:lineRule="auto"/>
        <w:rPr>
          <w:rFonts w:ascii="宋体" w:hAnsi="宋体" w:cs="宋体"/>
          <w:szCs w:val="21"/>
        </w:rPr>
      </w:pPr>
      <w:r>
        <w:rPr>
          <w:rFonts w:hint="eastAsia" w:ascii="宋体" w:hAnsi="宋体" w:cs="宋体"/>
          <w:szCs w:val="21"/>
        </w:rPr>
        <w:t>[</w:t>
      </w:r>
      <w:r>
        <w:rPr>
          <w:rFonts w:hint="eastAsia"/>
          <w:szCs w:val="21"/>
        </w:rPr>
        <w:t>13</w:t>
      </w:r>
      <w:r>
        <w:rPr>
          <w:rFonts w:hint="eastAsia" w:ascii="宋体" w:hAnsi="宋体" w:cs="宋体"/>
          <w:szCs w:val="21"/>
        </w:rPr>
        <w:t>]刘君.基于物联网技术的高校智慧教室的设计研究[J].陕西理工大学学报(自然科学版),2017,33(05):52-57.</w:t>
      </w:r>
    </w:p>
    <w:p>
      <w:pPr>
        <w:spacing w:line="360" w:lineRule="auto"/>
        <w:rPr>
          <w:rFonts w:ascii="宋体" w:hAnsi="宋体" w:cs="宋体"/>
          <w:szCs w:val="21"/>
        </w:rPr>
      </w:pPr>
      <w:r>
        <w:rPr>
          <w:rFonts w:hint="eastAsia" w:ascii="宋体" w:hAnsi="宋体" w:cs="宋体"/>
          <w:szCs w:val="21"/>
        </w:rPr>
        <w:t>[</w:t>
      </w:r>
      <w:r>
        <w:rPr>
          <w:rFonts w:hint="eastAsia"/>
          <w:szCs w:val="21"/>
        </w:rPr>
        <w:t>14</w:t>
      </w:r>
      <w:r>
        <w:rPr>
          <w:rFonts w:hint="eastAsia" w:ascii="宋体" w:hAnsi="宋体" w:cs="宋体"/>
          <w:szCs w:val="21"/>
        </w:rPr>
        <w:t>]林琳.物联网在教育领域中的重要作用[J].计算机与网络,2019,45(17):38-39.</w:t>
      </w:r>
    </w:p>
    <w:p>
      <w:pPr>
        <w:spacing w:line="360" w:lineRule="auto"/>
        <w:rPr>
          <w:rFonts w:ascii="宋体" w:hAnsi="宋体" w:cs="宋体"/>
          <w:szCs w:val="21"/>
        </w:rPr>
      </w:pPr>
      <w:r>
        <w:rPr>
          <w:rFonts w:hint="eastAsia" w:ascii="宋体" w:hAnsi="宋体" w:cs="宋体"/>
          <w:szCs w:val="21"/>
        </w:rPr>
        <w:t>[</w:t>
      </w:r>
      <w:r>
        <w:rPr>
          <w:rFonts w:hint="eastAsia"/>
          <w:szCs w:val="21"/>
        </w:rPr>
        <w:t>15</w:t>
      </w:r>
      <w:r>
        <w:rPr>
          <w:rFonts w:hint="eastAsia" w:ascii="宋体" w:hAnsi="宋体" w:cs="宋体"/>
          <w:szCs w:val="21"/>
        </w:rPr>
        <w:t>]周子川,付浩东,符裕亮,薛清.基于物联网的智能教室管理系统[J].数字通信世界,2019(04):125+140.</w:t>
      </w:r>
    </w:p>
    <w:p>
      <w:pPr>
        <w:spacing w:line="360" w:lineRule="auto"/>
        <w:rPr>
          <w:rFonts w:ascii="宋体" w:hAnsi="宋体" w:cs="宋体"/>
          <w:szCs w:val="21"/>
        </w:rPr>
      </w:pPr>
      <w:r>
        <w:rPr>
          <w:rFonts w:hint="eastAsia" w:ascii="宋体" w:hAnsi="宋体" w:cs="宋体"/>
          <w:szCs w:val="21"/>
        </w:rPr>
        <w:t>[</w:t>
      </w:r>
      <w:r>
        <w:rPr>
          <w:rFonts w:hint="eastAsia"/>
          <w:szCs w:val="21"/>
        </w:rPr>
        <w:t>16</w:t>
      </w:r>
      <w:r>
        <w:rPr>
          <w:rFonts w:hint="eastAsia" w:ascii="宋体" w:hAnsi="宋体" w:cs="宋体"/>
          <w:szCs w:val="21"/>
        </w:rPr>
        <w:t>]赵逸智,姚家乐.智能教室系统设计与应用[J].北华航天工业学院报,2019,29(03):17-18+22.</w:t>
      </w:r>
    </w:p>
    <w:p>
      <w:pPr>
        <w:spacing w:line="360" w:lineRule="auto"/>
        <w:rPr>
          <w:rFonts w:ascii="宋体" w:hAnsi="宋体" w:cs="宋体"/>
          <w:szCs w:val="21"/>
        </w:rPr>
      </w:pPr>
      <w:r>
        <w:rPr>
          <w:rFonts w:hint="eastAsia" w:ascii="宋体" w:hAnsi="宋体" w:cs="宋体"/>
          <w:szCs w:val="21"/>
        </w:rPr>
        <w:t>[</w:t>
      </w:r>
      <w:r>
        <w:rPr>
          <w:rFonts w:hint="eastAsia"/>
          <w:szCs w:val="21"/>
        </w:rPr>
        <w:t>17</w:t>
      </w:r>
      <w:r>
        <w:rPr>
          <w:rFonts w:hint="eastAsia" w:ascii="宋体" w:hAnsi="宋体" w:cs="宋体"/>
          <w:szCs w:val="21"/>
        </w:rPr>
        <w:t>]苏亮亮.基于无线物联网的智能家居系统设计[D].安徽理工大学,2018.</w:t>
      </w:r>
    </w:p>
    <w:p>
      <w:pPr>
        <w:spacing w:line="360" w:lineRule="auto"/>
        <w:rPr>
          <w:rFonts w:ascii="宋体" w:hAnsi="宋体" w:cs="宋体"/>
          <w:szCs w:val="21"/>
        </w:rPr>
      </w:pPr>
      <w:r>
        <w:rPr>
          <w:rFonts w:hint="eastAsia" w:ascii="宋体" w:hAnsi="宋体" w:cs="宋体"/>
          <w:szCs w:val="21"/>
        </w:rPr>
        <w:t>[</w:t>
      </w:r>
      <w:r>
        <w:rPr>
          <w:rFonts w:hint="eastAsia"/>
          <w:szCs w:val="21"/>
        </w:rPr>
        <w:t>18</w:t>
      </w:r>
      <w:r>
        <w:rPr>
          <w:rFonts w:hint="eastAsia" w:ascii="宋体" w:hAnsi="宋体" w:cs="宋体"/>
          <w:szCs w:val="21"/>
        </w:rPr>
        <w:t>]张浩.基于ZigBee技术环境监测系统的研究[D].曲阜师范大学,2018.</w:t>
      </w:r>
    </w:p>
    <w:p>
      <w:pPr>
        <w:spacing w:line="360" w:lineRule="auto"/>
        <w:rPr>
          <w:rFonts w:ascii="宋体" w:hAnsi="宋体" w:cs="宋体"/>
          <w:szCs w:val="21"/>
        </w:rPr>
      </w:pPr>
      <w:r>
        <w:rPr>
          <w:rFonts w:hint="eastAsia" w:ascii="宋体" w:hAnsi="宋体" w:cs="宋体"/>
          <w:szCs w:val="21"/>
        </w:rPr>
        <w:t>[</w:t>
      </w:r>
      <w:r>
        <w:rPr>
          <w:rFonts w:hint="eastAsia"/>
          <w:szCs w:val="21"/>
          <w:lang w:val="en-US" w:eastAsia="zh-CN"/>
        </w:rPr>
        <w:t>19</w:t>
      </w:r>
      <w:r>
        <w:rPr>
          <w:rFonts w:hint="eastAsia" w:ascii="宋体" w:hAnsi="宋体" w:cs="宋体"/>
          <w:szCs w:val="21"/>
        </w:rPr>
        <w:t>]易丹,刘国成,霍睿.基于无线混合组网技术的高校教室智能系统设计与实现[J].无线互联科技,2020,17(01):7-9.</w:t>
      </w:r>
    </w:p>
    <w:p>
      <w:pPr>
        <w:spacing w:line="360" w:lineRule="auto"/>
        <w:rPr>
          <w:rFonts w:ascii="宋体" w:hAnsi="宋体" w:cs="宋体"/>
          <w:szCs w:val="21"/>
        </w:rPr>
      </w:pPr>
      <w:r>
        <w:rPr>
          <w:rFonts w:hint="eastAsia" w:ascii="宋体" w:hAnsi="宋体" w:cs="宋体"/>
          <w:szCs w:val="21"/>
        </w:rPr>
        <w:t>[</w:t>
      </w:r>
      <w:r>
        <w:rPr>
          <w:rFonts w:hint="eastAsia"/>
          <w:szCs w:val="21"/>
        </w:rPr>
        <w:t>2</w:t>
      </w:r>
      <w:r>
        <w:rPr>
          <w:rFonts w:hint="eastAsia"/>
          <w:szCs w:val="21"/>
          <w:lang w:val="en-US" w:eastAsia="zh-CN"/>
        </w:rPr>
        <w:t>0</w:t>
      </w:r>
      <w:r>
        <w:rPr>
          <w:rFonts w:hint="eastAsia" w:ascii="宋体" w:hAnsi="宋体" w:cs="宋体"/>
          <w:szCs w:val="21"/>
        </w:rPr>
        <w:t>]陈卫东,叶新东,张际平.智能教室研究现状与未来展望[J].远程教育志,2011,29(04):39-45.</w:t>
      </w:r>
    </w:p>
    <w:p>
      <w:pPr>
        <w:spacing w:line="360" w:lineRule="auto"/>
        <w:rPr>
          <w:rFonts w:ascii="宋体" w:hAnsi="宋体" w:cs="宋体"/>
          <w:szCs w:val="21"/>
        </w:rPr>
      </w:pPr>
      <w:r>
        <w:rPr>
          <w:rFonts w:hint="eastAsia" w:ascii="宋体" w:hAnsi="宋体" w:cs="宋体"/>
          <w:szCs w:val="21"/>
        </w:rPr>
        <w:t>[</w:t>
      </w:r>
      <w:r>
        <w:rPr>
          <w:rFonts w:hint="eastAsia"/>
          <w:szCs w:val="21"/>
          <w:lang w:val="en-US" w:eastAsia="zh-CN"/>
        </w:rPr>
        <w:t>21</w:t>
      </w:r>
      <w:r>
        <w:rPr>
          <w:rFonts w:hint="eastAsia" w:ascii="宋体" w:hAnsi="宋体" w:cs="宋体"/>
          <w:szCs w:val="21"/>
        </w:rPr>
        <w:t>]吴衍佳,李笑笑,梁振奇,张勇.基于无线传感网络的智能教室管理系统[J].橡塑技术与装备,2016,42(08):115-120.</w:t>
      </w:r>
    </w:p>
    <w:p>
      <w:pPr>
        <w:spacing w:line="360" w:lineRule="auto"/>
        <w:rPr>
          <w:rFonts w:ascii="宋体" w:hAnsi="宋体" w:cs="宋体"/>
          <w:szCs w:val="21"/>
        </w:rPr>
      </w:pPr>
    </w:p>
    <w:p>
      <w:pPr>
        <w:spacing w:line="360" w:lineRule="auto"/>
        <w:jc w:val="left"/>
        <w:outlineLvl w:val="9"/>
        <w:rPr>
          <w:rFonts w:ascii="宋体" w:hAnsi="宋体" w:cs="宋体"/>
          <w:b/>
          <w:bCs/>
          <w:sz w:val="28"/>
          <w:szCs w:val="28"/>
        </w:rPr>
      </w:pPr>
    </w:p>
    <w:p>
      <w:pPr>
        <w:spacing w:line="360" w:lineRule="auto"/>
        <w:jc w:val="center"/>
        <w:outlineLvl w:val="9"/>
        <w:rPr>
          <w:rFonts w:ascii="宋体" w:hAnsi="宋体" w:cs="宋体"/>
          <w:b/>
          <w:bCs/>
          <w:sz w:val="28"/>
          <w:szCs w:val="28"/>
        </w:rPr>
      </w:pPr>
    </w:p>
    <w:p>
      <w:pPr>
        <w:spacing w:line="360" w:lineRule="auto"/>
        <w:jc w:val="center"/>
        <w:outlineLvl w:val="9"/>
        <w:rPr>
          <w:rFonts w:ascii="宋体" w:hAnsi="宋体" w:cs="宋体"/>
          <w:b/>
          <w:bCs/>
          <w:sz w:val="28"/>
          <w:szCs w:val="28"/>
        </w:rPr>
      </w:pPr>
    </w:p>
    <w:p>
      <w:pPr>
        <w:spacing w:line="360" w:lineRule="auto"/>
        <w:jc w:val="center"/>
        <w:outlineLvl w:val="9"/>
        <w:rPr>
          <w:rFonts w:ascii="宋体" w:hAnsi="宋体" w:cs="宋体"/>
          <w:b/>
          <w:bCs/>
          <w:sz w:val="28"/>
          <w:szCs w:val="28"/>
        </w:rPr>
      </w:pPr>
    </w:p>
    <w:p>
      <w:pPr>
        <w:spacing w:line="360" w:lineRule="auto"/>
        <w:jc w:val="center"/>
        <w:rPr>
          <w:rFonts w:ascii="宋体" w:hAnsi="宋体" w:cs="宋体"/>
          <w:b/>
          <w:bCs/>
          <w:sz w:val="32"/>
          <w:szCs w:val="32"/>
        </w:rPr>
      </w:pPr>
    </w:p>
    <w:p>
      <w:pPr>
        <w:spacing w:line="360" w:lineRule="auto"/>
        <w:jc w:val="center"/>
        <w:rPr>
          <w:rFonts w:ascii="宋体" w:hAnsi="宋体" w:cs="宋体"/>
          <w:b/>
          <w:bCs/>
          <w:sz w:val="32"/>
          <w:szCs w:val="32"/>
        </w:rPr>
      </w:pPr>
    </w:p>
    <w:p>
      <w:pPr>
        <w:spacing w:line="360" w:lineRule="auto"/>
        <w:jc w:val="center"/>
        <w:rPr>
          <w:rFonts w:ascii="宋体" w:hAnsi="宋体" w:cs="宋体"/>
          <w:b/>
          <w:bCs/>
          <w:sz w:val="32"/>
          <w:szCs w:val="32"/>
        </w:rPr>
      </w:pPr>
    </w:p>
    <w:p>
      <w:pPr>
        <w:spacing w:line="360" w:lineRule="auto"/>
        <w:jc w:val="center"/>
        <w:rPr>
          <w:rFonts w:ascii="宋体" w:hAnsi="宋体" w:cs="宋体"/>
          <w:b/>
          <w:bCs/>
          <w:sz w:val="32"/>
          <w:szCs w:val="32"/>
        </w:rPr>
      </w:pPr>
    </w:p>
    <w:p>
      <w:pPr>
        <w:spacing w:line="360" w:lineRule="auto"/>
        <w:jc w:val="center"/>
        <w:rPr>
          <w:rFonts w:ascii="宋体" w:hAnsi="宋体" w:cs="宋体"/>
          <w:b/>
          <w:bCs/>
          <w:sz w:val="32"/>
          <w:szCs w:val="32"/>
        </w:rPr>
      </w:pPr>
    </w:p>
    <w:p>
      <w:pPr>
        <w:spacing w:line="360" w:lineRule="auto"/>
        <w:jc w:val="center"/>
        <w:rPr>
          <w:rFonts w:ascii="宋体" w:hAnsi="宋体" w:cs="宋体"/>
          <w:b/>
          <w:bCs/>
          <w:sz w:val="32"/>
          <w:szCs w:val="32"/>
        </w:rPr>
      </w:pPr>
    </w:p>
    <w:p>
      <w:pPr>
        <w:spacing w:line="360" w:lineRule="auto"/>
        <w:jc w:val="center"/>
        <w:rPr>
          <w:rFonts w:ascii="宋体" w:hAnsi="宋体" w:cs="宋体"/>
          <w:b/>
          <w:bCs/>
          <w:sz w:val="32"/>
          <w:szCs w:val="32"/>
        </w:rPr>
      </w:pPr>
    </w:p>
    <w:p>
      <w:pPr>
        <w:spacing w:line="360" w:lineRule="auto"/>
        <w:jc w:val="center"/>
        <w:rPr>
          <w:rFonts w:ascii="宋体" w:hAnsi="宋体" w:cs="宋体"/>
          <w:b/>
          <w:bCs/>
          <w:sz w:val="32"/>
          <w:szCs w:val="32"/>
        </w:rPr>
      </w:pPr>
    </w:p>
    <w:p>
      <w:pPr>
        <w:spacing w:line="360" w:lineRule="auto"/>
        <w:jc w:val="center"/>
        <w:rPr>
          <w:rFonts w:ascii="宋体" w:hAnsi="宋体" w:cs="宋体"/>
          <w:b/>
          <w:bCs/>
          <w:sz w:val="32"/>
          <w:szCs w:val="32"/>
        </w:rPr>
      </w:pPr>
    </w:p>
    <w:p>
      <w:pPr>
        <w:spacing w:line="360" w:lineRule="auto"/>
        <w:jc w:val="center"/>
        <w:rPr>
          <w:rFonts w:ascii="宋体" w:hAnsi="宋体" w:cs="宋体"/>
          <w:b/>
          <w:bCs/>
          <w:sz w:val="32"/>
          <w:szCs w:val="32"/>
        </w:rPr>
      </w:pPr>
    </w:p>
    <w:p>
      <w:pPr>
        <w:spacing w:line="360" w:lineRule="auto"/>
        <w:jc w:val="center"/>
        <w:rPr>
          <w:rFonts w:ascii="宋体" w:hAnsi="宋体" w:cs="宋体"/>
          <w:b/>
          <w:bCs/>
          <w:sz w:val="32"/>
          <w:szCs w:val="32"/>
        </w:rPr>
      </w:pPr>
    </w:p>
    <w:p>
      <w:pPr>
        <w:spacing w:line="360" w:lineRule="auto"/>
        <w:jc w:val="center"/>
        <w:rPr>
          <w:rFonts w:ascii="宋体" w:hAnsi="宋体" w:cs="宋体"/>
          <w:b/>
          <w:bCs/>
          <w:sz w:val="32"/>
          <w:szCs w:val="32"/>
        </w:rPr>
      </w:pPr>
    </w:p>
    <w:p>
      <w:pPr>
        <w:spacing w:line="360" w:lineRule="auto"/>
        <w:rPr>
          <w:rFonts w:ascii="宋体" w:hAnsi="宋体" w:cs="宋体"/>
          <w:b/>
          <w:bCs/>
          <w:sz w:val="32"/>
          <w:szCs w:val="32"/>
        </w:rPr>
      </w:pPr>
    </w:p>
    <w:p>
      <w:pPr>
        <w:spacing w:line="360" w:lineRule="auto"/>
        <w:jc w:val="center"/>
        <w:outlineLvl w:val="0"/>
        <w:rPr>
          <w:rFonts w:hint="eastAsia" w:ascii="宋体" w:hAnsi="宋体" w:cs="宋体"/>
          <w:b/>
          <w:bCs/>
          <w:sz w:val="28"/>
          <w:szCs w:val="28"/>
        </w:rPr>
      </w:pPr>
      <w:r>
        <w:rPr>
          <w:rFonts w:hint="eastAsia" w:ascii="宋体" w:hAnsi="宋体" w:cs="宋体"/>
          <w:b/>
          <w:bCs/>
          <w:sz w:val="28"/>
          <w:szCs w:val="28"/>
        </w:rPr>
        <w:t>附</w:t>
      </w:r>
      <w:r>
        <w:rPr>
          <w:rFonts w:hint="eastAsia" w:ascii="宋体" w:hAnsi="宋体" w:cs="宋体"/>
          <w:b/>
          <w:bCs/>
          <w:sz w:val="28"/>
          <w:szCs w:val="28"/>
          <w:lang w:val="en-US" w:eastAsia="zh-CN"/>
        </w:rPr>
        <w:t xml:space="preserve"> </w:t>
      </w:r>
      <w:r>
        <w:rPr>
          <w:rFonts w:hint="eastAsia" w:ascii="宋体" w:hAnsi="宋体" w:cs="宋体"/>
          <w:b/>
          <w:bCs/>
          <w:sz w:val="28"/>
          <w:szCs w:val="28"/>
        </w:rPr>
        <w:t>录</w:t>
      </w:r>
    </w:p>
    <w:p>
      <w:pPr>
        <w:spacing w:line="360" w:lineRule="auto"/>
        <w:jc w:val="both"/>
        <w:rPr>
          <w:rFonts w:hint="default" w:ascii="宋体" w:hAnsi="宋体" w:eastAsia="宋体" w:cs="宋体"/>
          <w:b/>
          <w:bCs/>
          <w:sz w:val="28"/>
          <w:szCs w:val="28"/>
          <w:lang w:val="en-US" w:eastAsia="zh-CN"/>
        </w:rPr>
      </w:pPr>
      <w:r>
        <w:rPr>
          <w:rFonts w:hint="eastAsia" w:ascii="宋体" w:hAnsi="宋体" w:cs="宋体"/>
          <w:b/>
          <w:bCs/>
          <w:sz w:val="28"/>
          <w:szCs w:val="28"/>
          <w:lang w:val="en-US" w:eastAsia="zh-CN"/>
        </w:rPr>
        <w:t>附录</w:t>
      </w:r>
      <w:r>
        <w:rPr>
          <w:rFonts w:hint="default" w:ascii="Times New Roman" w:hAnsi="Times New Roman" w:cs="Times New Roman"/>
          <w:b/>
          <w:bCs/>
          <w:sz w:val="28"/>
          <w:szCs w:val="28"/>
          <w:lang w:val="en-US" w:eastAsia="zh-CN"/>
        </w:rPr>
        <w:t>A</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jc w:val="center"/>
        <w:rPr>
          <w:rFonts w:ascii="宋体" w:hAnsi="宋体"/>
          <w:b/>
          <w:bCs/>
          <w:szCs w:val="21"/>
        </w:rPr>
      </w:pPr>
      <w:r>
        <w:rPr>
          <w:rFonts w:hint="eastAsia" w:ascii="黑体" w:hAnsi="黑体" w:eastAsia="黑体" w:cs="黑体"/>
          <w:b/>
          <w:bCs/>
          <w:szCs w:val="21"/>
        </w:rPr>
        <w:t>表</w:t>
      </w:r>
      <w:r>
        <w:rPr>
          <w:rFonts w:hint="default" w:ascii="Times New Roman" w:hAnsi="Times New Roman" w:cs="Times New Roman"/>
          <w:b/>
          <w:bCs/>
          <w:szCs w:val="21"/>
          <w:lang w:val="en-US" w:eastAsia="zh-CN"/>
        </w:rPr>
        <w:t>A1</w:t>
      </w:r>
      <w:r>
        <w:rPr>
          <w:rFonts w:hint="eastAsia" w:ascii="宋体" w:hAnsi="宋体"/>
          <w:b/>
          <w:bCs/>
          <w:szCs w:val="21"/>
        </w:rPr>
        <w:t xml:space="preserve"> </w:t>
      </w:r>
      <w:r>
        <w:rPr>
          <w:rFonts w:hint="default" w:ascii="Times New Roman" w:hAnsi="Times New Roman" w:eastAsia="黑体" w:cs="Times New Roman"/>
          <w:b/>
          <w:bCs/>
          <w:szCs w:val="21"/>
        </w:rPr>
        <w:t>MainController</w:t>
      </w:r>
      <w:r>
        <w:rPr>
          <w:rFonts w:hint="eastAsia" w:ascii="黑体" w:hAnsi="黑体" w:eastAsia="黑体" w:cs="黑体"/>
          <w:b/>
          <w:bCs/>
          <w:szCs w:val="21"/>
        </w:rPr>
        <w:t>类详细说明表</w:t>
      </w:r>
    </w:p>
    <w:tbl>
      <w:tblPr>
        <w:tblStyle w:val="1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2871"/>
        <w:gridCol w:w="1500"/>
        <w:gridCol w:w="1087"/>
        <w:gridCol w:w="1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类名</w:t>
            </w:r>
          </w:p>
        </w:tc>
        <w:tc>
          <w:tcPr>
            <w:tcW w:w="2871"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方法</w:t>
            </w:r>
          </w:p>
        </w:tc>
        <w:tc>
          <w:tcPr>
            <w:tcW w:w="1500"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参数</w:t>
            </w:r>
          </w:p>
        </w:tc>
        <w:tc>
          <w:tcPr>
            <w:tcW w:w="1087"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返回值</w:t>
            </w:r>
          </w:p>
        </w:tc>
        <w:tc>
          <w:tcPr>
            <w:tcW w:w="1360"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5" w:hRule="atLeast"/>
          <w:jc w:val="center"/>
        </w:trPr>
        <w:tc>
          <w:tcPr>
            <w:tcW w:w="1704" w:type="dxa"/>
            <w:vMerge w:val="restart"/>
            <w:vAlign w:val="center"/>
          </w:tcPr>
          <w:p>
            <w:pPr>
              <w:jc w:val="left"/>
              <w:rPr>
                <w:rFonts w:ascii="黑体" w:hAnsi="黑体" w:eastAsia="黑体" w:cs="宋体"/>
                <w:szCs w:val="21"/>
              </w:rPr>
            </w:pPr>
            <w:r>
              <w:rPr>
                <w:rFonts w:ascii="黑体" w:hAnsi="黑体" w:eastAsia="黑体"/>
                <w:szCs w:val="21"/>
              </w:rPr>
              <w:t>MainController</w:t>
            </w:r>
          </w:p>
        </w:tc>
        <w:tc>
          <w:tcPr>
            <w:tcW w:w="2871" w:type="dxa"/>
            <w:vAlign w:val="center"/>
          </w:tcPr>
          <w:p>
            <w:pPr>
              <w:autoSpaceDE w:val="0"/>
              <w:autoSpaceDN w:val="0"/>
              <w:adjustRightInd w:val="0"/>
              <w:jc w:val="left"/>
              <w:rPr>
                <w:rFonts w:ascii="黑体" w:hAnsi="黑体" w:eastAsia="黑体" w:cs="宋体"/>
                <w:szCs w:val="21"/>
              </w:rPr>
            </w:pPr>
            <w:r>
              <w:rPr>
                <w:rFonts w:ascii="黑体" w:hAnsi="黑体" w:eastAsia="黑体" w:cs="宋体"/>
                <w:szCs w:val="21"/>
              </w:rPr>
              <w:t xml:space="preserve">public String login(HttpServletResponse response,HttpServletRequest request, HttpSession session,@RequestParam("IPAddress") String IPAddress, </w:t>
            </w:r>
          </w:p>
        </w:tc>
        <w:tc>
          <w:tcPr>
            <w:tcW w:w="1500" w:type="dxa"/>
            <w:vAlign w:val="center"/>
          </w:tcPr>
          <w:p>
            <w:pPr>
              <w:autoSpaceDE w:val="0"/>
              <w:autoSpaceDN w:val="0"/>
              <w:adjustRightInd w:val="0"/>
              <w:jc w:val="left"/>
              <w:rPr>
                <w:rFonts w:ascii="黑体" w:hAnsi="黑体" w:eastAsia="黑体" w:cs="宋体"/>
                <w:szCs w:val="21"/>
              </w:rPr>
            </w:pPr>
            <w:r>
              <w:rPr>
                <w:rFonts w:ascii="黑体" w:hAnsi="黑体" w:eastAsia="黑体" w:cs="宋体"/>
                <w:szCs w:val="21"/>
              </w:rPr>
              <w:t>String IPAddress</w:t>
            </w:r>
            <w:r>
              <w:rPr>
                <w:rFonts w:hint="eastAsia" w:ascii="黑体" w:hAnsi="黑体" w:eastAsia="黑体" w:cs="宋体"/>
                <w:szCs w:val="21"/>
              </w:rPr>
              <w:t>：网关地址；</w:t>
            </w:r>
          </w:p>
          <w:p>
            <w:pPr>
              <w:autoSpaceDE w:val="0"/>
              <w:autoSpaceDN w:val="0"/>
              <w:adjustRightInd w:val="0"/>
              <w:jc w:val="left"/>
              <w:rPr>
                <w:rFonts w:ascii="黑体" w:hAnsi="黑体" w:eastAsia="黑体" w:cs="宋体"/>
                <w:szCs w:val="21"/>
              </w:rPr>
            </w:pPr>
            <w:r>
              <w:rPr>
                <w:rFonts w:ascii="黑体" w:hAnsi="黑体" w:eastAsia="黑体" w:cs="宋体"/>
                <w:szCs w:val="21"/>
              </w:rPr>
              <w:t>String IPPort</w:t>
            </w:r>
            <w:r>
              <w:rPr>
                <w:rFonts w:hint="eastAsia" w:ascii="黑体" w:hAnsi="黑体" w:eastAsia="黑体" w:cs="宋体"/>
                <w:szCs w:val="21"/>
              </w:rPr>
              <w:t>：端口号</w:t>
            </w:r>
          </w:p>
        </w:tc>
        <w:tc>
          <w:tcPr>
            <w:tcW w:w="1087" w:type="dxa"/>
            <w:vAlign w:val="center"/>
          </w:tcPr>
          <w:p>
            <w:pPr>
              <w:jc w:val="left"/>
              <w:rPr>
                <w:rFonts w:ascii="黑体" w:hAnsi="黑体" w:eastAsia="黑体" w:cs="宋体"/>
                <w:szCs w:val="21"/>
              </w:rPr>
            </w:pPr>
            <w:r>
              <w:rPr>
                <w:rFonts w:ascii="黑体" w:hAnsi="黑体" w:eastAsia="黑体" w:cs="宋体"/>
                <w:szCs w:val="21"/>
              </w:rPr>
              <w:t>String</w:t>
            </w:r>
          </w:p>
        </w:tc>
        <w:tc>
          <w:tcPr>
            <w:tcW w:w="1360" w:type="dxa"/>
            <w:vAlign w:val="center"/>
          </w:tcPr>
          <w:p>
            <w:pPr>
              <w:autoSpaceDE w:val="0"/>
              <w:autoSpaceDN w:val="0"/>
              <w:adjustRightInd w:val="0"/>
              <w:jc w:val="left"/>
              <w:rPr>
                <w:rFonts w:ascii="黑体" w:hAnsi="黑体" w:eastAsia="黑体" w:cs="宋体"/>
                <w:szCs w:val="21"/>
              </w:rPr>
            </w:pPr>
            <w:r>
              <w:rPr>
                <w:rFonts w:ascii="黑体" w:hAnsi="黑体" w:eastAsia="黑体" w:cs="宋体"/>
                <w:szCs w:val="21"/>
              </w:rPr>
              <w:t>登录页面 IPAddress : $("#IPAddress").val(), IPPort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vMerge w:val="continue"/>
            <w:vAlign w:val="center"/>
          </w:tcPr>
          <w:p>
            <w:pPr>
              <w:jc w:val="left"/>
              <w:rPr>
                <w:rFonts w:ascii="黑体" w:hAnsi="黑体" w:eastAsia="黑体"/>
                <w:szCs w:val="21"/>
              </w:rPr>
            </w:pPr>
          </w:p>
        </w:tc>
        <w:tc>
          <w:tcPr>
            <w:tcW w:w="2871" w:type="dxa"/>
            <w:vAlign w:val="center"/>
          </w:tcPr>
          <w:p>
            <w:pPr>
              <w:autoSpaceDE w:val="0"/>
              <w:autoSpaceDN w:val="0"/>
              <w:adjustRightInd w:val="0"/>
              <w:jc w:val="left"/>
              <w:rPr>
                <w:rFonts w:ascii="黑体" w:hAnsi="黑体" w:eastAsia="黑体" w:cs="宋体"/>
                <w:szCs w:val="21"/>
              </w:rPr>
            </w:pPr>
            <w:r>
              <w:rPr>
                <w:rFonts w:ascii="黑体" w:hAnsi="黑体" w:eastAsia="黑体" w:cs="宋体"/>
                <w:szCs w:val="21"/>
              </w:rPr>
              <w:t xml:space="preserve">class ConnectThread extends Thread </w:t>
            </w:r>
          </w:p>
        </w:tc>
        <w:tc>
          <w:tcPr>
            <w:tcW w:w="1500" w:type="dxa"/>
            <w:vAlign w:val="center"/>
          </w:tcPr>
          <w:p>
            <w:pPr>
              <w:autoSpaceDE w:val="0"/>
              <w:autoSpaceDN w:val="0"/>
              <w:adjustRightInd w:val="0"/>
              <w:jc w:val="left"/>
              <w:rPr>
                <w:rFonts w:ascii="黑体" w:hAnsi="黑体" w:eastAsia="黑体" w:cs="宋体"/>
                <w:szCs w:val="21"/>
              </w:rPr>
            </w:pPr>
            <w:r>
              <w:rPr>
                <w:rFonts w:hint="eastAsia" w:ascii="黑体" w:hAnsi="黑体" w:eastAsia="黑体" w:cs="宋体"/>
                <w:szCs w:val="21"/>
              </w:rPr>
              <w:t>无</w:t>
            </w:r>
          </w:p>
        </w:tc>
        <w:tc>
          <w:tcPr>
            <w:tcW w:w="1087" w:type="dxa"/>
            <w:vAlign w:val="center"/>
          </w:tcPr>
          <w:p>
            <w:pPr>
              <w:jc w:val="left"/>
              <w:rPr>
                <w:rFonts w:ascii="黑体" w:hAnsi="黑体" w:eastAsia="黑体" w:cs="宋体"/>
                <w:szCs w:val="21"/>
              </w:rPr>
            </w:pPr>
            <w:r>
              <w:rPr>
                <w:rFonts w:hint="eastAsia" w:ascii="黑体" w:hAnsi="黑体" w:eastAsia="黑体" w:cs="宋体"/>
                <w:szCs w:val="21"/>
              </w:rPr>
              <w:t>无</w:t>
            </w:r>
          </w:p>
        </w:tc>
        <w:tc>
          <w:tcPr>
            <w:tcW w:w="1360" w:type="dxa"/>
            <w:vAlign w:val="center"/>
          </w:tcPr>
          <w:p>
            <w:pPr>
              <w:autoSpaceDE w:val="0"/>
              <w:autoSpaceDN w:val="0"/>
              <w:adjustRightInd w:val="0"/>
              <w:jc w:val="left"/>
              <w:rPr>
                <w:rFonts w:ascii="黑体" w:hAnsi="黑体" w:eastAsia="黑体" w:cs="宋体"/>
                <w:szCs w:val="21"/>
              </w:rPr>
            </w:pPr>
            <w:r>
              <w:rPr>
                <w:rFonts w:hint="eastAsia" w:ascii="黑体" w:hAnsi="黑体" w:eastAsia="黑体" w:cs="宋体"/>
                <w:szCs w:val="21"/>
              </w:rPr>
              <w:t>连接网关线程</w:t>
            </w:r>
            <w:r>
              <w:rPr>
                <w:rFonts w:ascii="黑体" w:hAnsi="黑体" w:eastAsia="黑体" w:cs="宋体"/>
                <w:szCs w:val="21"/>
              </w:rPr>
              <w:t>登录返回值：1：成功；2：超时：3：异常</w:t>
            </w:r>
          </w:p>
        </w:tc>
      </w:tr>
    </w:tbl>
    <w:p>
      <w:pPr>
        <w:spacing w:line="360" w:lineRule="auto"/>
      </w:pPr>
    </w:p>
    <w:p>
      <w:pPr>
        <w:spacing w:line="360" w:lineRule="auto"/>
        <w:rPr>
          <w:sz w:val="24"/>
          <w:szCs w:val="24"/>
        </w:rPr>
      </w:pPr>
      <w:r>
        <w:rPr>
          <w:rFonts w:hint="eastAsia"/>
          <w:sz w:val="24"/>
          <w:szCs w:val="24"/>
        </w:rPr>
        <w:t>连接网关代码：</w:t>
      </w:r>
    </w:p>
    <w:p>
      <w:pPr>
        <w:spacing w:line="360" w:lineRule="auto"/>
        <w:rPr>
          <w:rFonts w:ascii="黑体" w:hAnsi="黑体" w:eastAsia="黑体"/>
          <w:b/>
          <w:bCs/>
          <w:szCs w:val="21"/>
        </w:rPr>
      </w:pPr>
      <w:r>
        <w:drawing>
          <wp:inline distT="0" distB="0" distL="114300" distR="114300">
            <wp:extent cx="5274310" cy="2525395"/>
            <wp:effectExtent l="0" t="0" r="2540" b="8255"/>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48"/>
                    <a:stretch>
                      <a:fillRect/>
                    </a:stretch>
                  </pic:blipFill>
                  <pic:spPr>
                    <a:xfrm>
                      <a:off x="0" y="0"/>
                      <a:ext cx="5274310" cy="2525395"/>
                    </a:xfrm>
                    <a:prstGeom prst="rect">
                      <a:avLst/>
                    </a:prstGeom>
                    <a:noFill/>
                    <a:ln>
                      <a:noFill/>
                    </a:ln>
                  </pic:spPr>
                </pic:pic>
              </a:graphicData>
            </a:graphic>
          </wp:inline>
        </w:drawing>
      </w:r>
    </w:p>
    <w:p>
      <w:pPr>
        <w:spacing w:line="360" w:lineRule="auto"/>
        <w:ind w:firstLine="420"/>
        <w:jc w:val="center"/>
        <w:rPr>
          <w:rFonts w:ascii="黑体" w:hAnsi="黑体" w:eastAsia="黑体"/>
          <w:b/>
          <w:bCs/>
          <w:szCs w:val="21"/>
        </w:rPr>
      </w:pPr>
      <w:r>
        <w:rPr>
          <w:rFonts w:hint="eastAsia" w:ascii="黑体" w:hAnsi="黑体" w:eastAsia="黑体" w:cs="黑体"/>
          <w:b/>
          <w:bCs/>
          <w:szCs w:val="21"/>
        </w:rPr>
        <w:t>表</w:t>
      </w:r>
      <w:r>
        <w:rPr>
          <w:rFonts w:hint="default" w:ascii="Times New Roman" w:hAnsi="Times New Roman" w:eastAsia="黑体" w:cs="Times New Roman"/>
          <w:b/>
          <w:bCs/>
          <w:szCs w:val="21"/>
          <w:lang w:val="en-US" w:eastAsia="zh-CN"/>
        </w:rPr>
        <w:t>A2</w:t>
      </w:r>
      <w:r>
        <w:rPr>
          <w:rFonts w:hint="eastAsia" w:ascii="黑体" w:hAnsi="黑体" w:eastAsia="黑体"/>
          <w:b/>
          <w:bCs/>
          <w:szCs w:val="21"/>
        </w:rPr>
        <w:t xml:space="preserve"> </w:t>
      </w:r>
      <w:r>
        <w:rPr>
          <w:rFonts w:hint="eastAsia" w:ascii="黑体" w:hAnsi="黑体" w:eastAsia="黑体" w:cs="黑体"/>
          <w:b/>
          <w:bCs/>
          <w:szCs w:val="21"/>
        </w:rPr>
        <w:t>功能类详细介绍表</w:t>
      </w:r>
    </w:p>
    <w:tbl>
      <w:tblPr>
        <w:tblStyle w:val="1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63"/>
        <w:gridCol w:w="1993"/>
        <w:gridCol w:w="1172"/>
        <w:gridCol w:w="1089"/>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3"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类名</w:t>
            </w:r>
          </w:p>
        </w:tc>
        <w:tc>
          <w:tcPr>
            <w:tcW w:w="1993"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方法</w:t>
            </w:r>
          </w:p>
        </w:tc>
        <w:tc>
          <w:tcPr>
            <w:tcW w:w="1172"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参数</w:t>
            </w:r>
          </w:p>
        </w:tc>
        <w:tc>
          <w:tcPr>
            <w:tcW w:w="1089"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返回值</w:t>
            </w:r>
          </w:p>
        </w:tc>
        <w:tc>
          <w:tcPr>
            <w:tcW w:w="1705" w:type="dxa"/>
            <w:shd w:val="pct10" w:color="auto" w:fill="auto"/>
            <w:vAlign w:val="center"/>
          </w:tcPr>
          <w:p>
            <w:pPr>
              <w:spacing w:line="360" w:lineRule="auto"/>
              <w:jc w:val="center"/>
              <w:rPr>
                <w:rFonts w:ascii="黑体" w:hAnsi="黑体" w:eastAsia="黑体" w:cs="宋体"/>
                <w:szCs w:val="21"/>
              </w:rPr>
            </w:pPr>
            <w:r>
              <w:rPr>
                <w:rFonts w:hint="eastAsia" w:ascii="黑体" w:hAnsi="黑体" w:eastAsia="黑体" w:cs="宋体"/>
                <w:szCs w:val="21"/>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3" w:type="dxa"/>
            <w:vMerge w:val="restart"/>
            <w:vAlign w:val="center"/>
          </w:tcPr>
          <w:p>
            <w:pPr>
              <w:spacing w:line="360" w:lineRule="auto"/>
              <w:rPr>
                <w:rFonts w:ascii="黑体" w:hAnsi="黑体" w:eastAsia="黑体" w:cs="宋体"/>
                <w:szCs w:val="21"/>
              </w:rPr>
            </w:pPr>
            <w:r>
              <w:rPr>
                <w:rFonts w:ascii="黑体" w:hAnsi="黑体" w:eastAsia="黑体"/>
                <w:szCs w:val="21"/>
              </w:rPr>
              <w:t>CollectorController</w:t>
            </w:r>
          </w:p>
        </w:tc>
        <w:tc>
          <w:tcPr>
            <w:tcW w:w="1993" w:type="dxa"/>
            <w:vAlign w:val="center"/>
          </w:tcPr>
          <w:p>
            <w:pPr>
              <w:spacing w:line="360" w:lineRule="auto"/>
              <w:jc w:val="left"/>
              <w:rPr>
                <w:rFonts w:ascii="黑体" w:hAnsi="黑体" w:eastAsia="黑体" w:cs="宋体"/>
                <w:szCs w:val="21"/>
              </w:rPr>
            </w:pPr>
            <w:r>
              <w:rPr>
                <w:rFonts w:hint="eastAsia" w:ascii="黑体" w:hAnsi="黑体" w:eastAsia="黑体" w:cs="宋体"/>
                <w:szCs w:val="21"/>
                <w:lang w:val="en-US" w:eastAsia="zh-CN"/>
              </w:rPr>
              <w:t>Public String</w:t>
            </w:r>
            <w:r>
              <w:rPr>
                <w:rFonts w:ascii="黑体" w:hAnsi="黑体" w:eastAsia="黑体" w:cs="宋体"/>
                <w:szCs w:val="21"/>
              </w:rPr>
              <w:t xml:space="preserve"> getCollectorData(HttpServletResponse response,HttpServletRequest request, HttpSession session)</w:t>
            </w:r>
          </w:p>
        </w:tc>
        <w:tc>
          <w:tcPr>
            <w:tcW w:w="1172" w:type="dxa"/>
            <w:vAlign w:val="center"/>
          </w:tcPr>
          <w:p>
            <w:pPr>
              <w:spacing w:line="360" w:lineRule="auto"/>
              <w:jc w:val="center"/>
              <w:rPr>
                <w:rFonts w:ascii="黑体" w:hAnsi="黑体" w:eastAsia="黑体" w:cs="宋体"/>
                <w:szCs w:val="21"/>
              </w:rPr>
            </w:pPr>
            <w:r>
              <w:rPr>
                <w:rFonts w:hint="eastAsia" w:ascii="黑体" w:hAnsi="黑体" w:eastAsia="黑体" w:cs="宋体"/>
                <w:szCs w:val="21"/>
              </w:rPr>
              <w:t>无</w:t>
            </w:r>
          </w:p>
        </w:tc>
        <w:tc>
          <w:tcPr>
            <w:tcW w:w="1089" w:type="dxa"/>
            <w:vAlign w:val="center"/>
          </w:tcPr>
          <w:p>
            <w:pPr>
              <w:spacing w:line="360" w:lineRule="auto"/>
              <w:jc w:val="center"/>
              <w:rPr>
                <w:rFonts w:ascii="黑体" w:hAnsi="黑体" w:eastAsia="黑体" w:cs="宋体"/>
                <w:szCs w:val="21"/>
              </w:rPr>
            </w:pPr>
            <w:r>
              <w:rPr>
                <w:rFonts w:hint="eastAsia" w:ascii="黑体" w:hAnsi="黑体" w:eastAsia="黑体" w:cs="宋体"/>
                <w:szCs w:val="21"/>
              </w:rPr>
              <w:t>String</w:t>
            </w:r>
          </w:p>
        </w:tc>
        <w:tc>
          <w:tcPr>
            <w:tcW w:w="1705" w:type="dxa"/>
            <w:vAlign w:val="center"/>
          </w:tcPr>
          <w:p>
            <w:pPr>
              <w:spacing w:line="360" w:lineRule="auto"/>
              <w:rPr>
                <w:rFonts w:ascii="黑体" w:hAnsi="黑体" w:eastAsia="黑体" w:cs="宋体"/>
                <w:szCs w:val="21"/>
              </w:rPr>
            </w:pPr>
            <w:r>
              <w:rPr>
                <w:rFonts w:hint="eastAsia" w:ascii="黑体" w:hAnsi="黑体" w:eastAsia="黑体" w:cs="宋体"/>
                <w:szCs w:val="21"/>
              </w:rPr>
              <w:t>获取采集器数据并解析传到界面进行显示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3" w:type="dxa"/>
            <w:vMerge w:val="continue"/>
            <w:vAlign w:val="center"/>
          </w:tcPr>
          <w:p>
            <w:pPr>
              <w:spacing w:line="360" w:lineRule="auto"/>
              <w:rPr>
                <w:rFonts w:ascii="黑体" w:hAnsi="黑体" w:eastAsia="黑体" w:cs="宋体"/>
                <w:szCs w:val="21"/>
              </w:rPr>
            </w:pPr>
          </w:p>
        </w:tc>
        <w:tc>
          <w:tcPr>
            <w:tcW w:w="1993" w:type="dxa"/>
            <w:vAlign w:val="center"/>
          </w:tcPr>
          <w:p>
            <w:pPr>
              <w:spacing w:line="360" w:lineRule="auto"/>
              <w:jc w:val="left"/>
              <w:rPr>
                <w:rFonts w:ascii="黑体" w:hAnsi="黑体" w:eastAsia="黑体" w:cs="宋体"/>
                <w:szCs w:val="21"/>
              </w:rPr>
            </w:pPr>
            <w:r>
              <w:rPr>
                <w:rFonts w:ascii="黑体" w:hAnsi="黑体" w:eastAsia="黑体" w:cs="宋体"/>
                <w:szCs w:val="21"/>
              </w:rPr>
              <w:t>ZigBeeAPI.getCollectorData(new onCollectorResponse()</w:t>
            </w:r>
          </w:p>
        </w:tc>
        <w:tc>
          <w:tcPr>
            <w:tcW w:w="1172" w:type="dxa"/>
            <w:vAlign w:val="center"/>
          </w:tcPr>
          <w:p>
            <w:pPr>
              <w:spacing w:line="360" w:lineRule="auto"/>
              <w:rPr>
                <w:rFonts w:ascii="黑体" w:hAnsi="黑体" w:eastAsia="黑体" w:cs="宋体"/>
                <w:szCs w:val="21"/>
              </w:rPr>
            </w:pPr>
          </w:p>
        </w:tc>
        <w:tc>
          <w:tcPr>
            <w:tcW w:w="1089" w:type="dxa"/>
            <w:vAlign w:val="center"/>
          </w:tcPr>
          <w:p>
            <w:pPr>
              <w:spacing w:line="360" w:lineRule="auto"/>
              <w:rPr>
                <w:rFonts w:ascii="黑体" w:hAnsi="黑体" w:eastAsia="黑体" w:cs="宋体"/>
                <w:szCs w:val="21"/>
              </w:rPr>
            </w:pPr>
          </w:p>
        </w:tc>
        <w:tc>
          <w:tcPr>
            <w:tcW w:w="1705" w:type="dxa"/>
            <w:vAlign w:val="center"/>
          </w:tcPr>
          <w:p>
            <w:pPr>
              <w:spacing w:line="360" w:lineRule="auto"/>
              <w:rPr>
                <w:rFonts w:ascii="黑体" w:hAnsi="黑体" w:eastAsia="黑体" w:cs="宋体"/>
                <w:szCs w:val="21"/>
              </w:rPr>
            </w:pPr>
            <w:r>
              <w:rPr>
                <w:rFonts w:ascii="黑体" w:hAnsi="黑体" w:eastAsia="黑体" w:cs="宋体"/>
                <w:szCs w:val="21"/>
              </w:rPr>
              <w:t>获取数据采集器数据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3" w:type="dxa"/>
            <w:vMerge w:val="restart"/>
            <w:vAlign w:val="center"/>
          </w:tcPr>
          <w:p>
            <w:pPr>
              <w:spacing w:line="360" w:lineRule="auto"/>
              <w:rPr>
                <w:rFonts w:ascii="Consolas" w:hAnsi="Consolas" w:cs="Consolas" w:eastAsiaTheme="minorEastAsia"/>
                <w:color w:val="000000"/>
                <w:kern w:val="0"/>
                <w:sz w:val="28"/>
                <w:szCs w:val="28"/>
                <w:highlight w:val="lightGray"/>
              </w:rPr>
            </w:pPr>
            <w:r>
              <w:rPr>
                <w:rFonts w:ascii="黑体" w:hAnsi="黑体" w:eastAsia="黑体" w:cs="宋体"/>
                <w:szCs w:val="21"/>
              </w:rPr>
              <w:t>RelayController</w:t>
            </w:r>
          </w:p>
        </w:tc>
        <w:tc>
          <w:tcPr>
            <w:tcW w:w="1993" w:type="dxa"/>
            <w:vAlign w:val="center"/>
          </w:tcPr>
          <w:p>
            <w:pPr>
              <w:spacing w:line="360" w:lineRule="auto"/>
              <w:jc w:val="left"/>
              <w:rPr>
                <w:rFonts w:ascii="黑体" w:hAnsi="黑体" w:eastAsia="黑体" w:cs="宋体"/>
                <w:szCs w:val="21"/>
              </w:rPr>
            </w:pPr>
            <w:r>
              <w:rPr>
                <w:rFonts w:ascii="黑体" w:hAnsi="黑体" w:eastAsia="黑体" w:cs="宋体"/>
                <w:szCs w:val="21"/>
              </w:rPr>
              <w:t>public String getCollectorData(HttpServletResponse response,HttpServletRequest request, HttpSession session)</w:t>
            </w:r>
          </w:p>
        </w:tc>
        <w:tc>
          <w:tcPr>
            <w:tcW w:w="1172" w:type="dxa"/>
            <w:vAlign w:val="center"/>
          </w:tcPr>
          <w:p>
            <w:pPr>
              <w:spacing w:line="360" w:lineRule="auto"/>
              <w:rPr>
                <w:rFonts w:ascii="黑体" w:hAnsi="黑体" w:eastAsia="黑体" w:cs="宋体"/>
                <w:szCs w:val="21"/>
              </w:rPr>
            </w:pPr>
            <w:r>
              <w:rPr>
                <w:rFonts w:hint="eastAsia" w:ascii="黑体" w:hAnsi="黑体" w:eastAsia="黑体" w:cs="宋体"/>
                <w:szCs w:val="21"/>
              </w:rPr>
              <w:t>无</w:t>
            </w:r>
          </w:p>
        </w:tc>
        <w:tc>
          <w:tcPr>
            <w:tcW w:w="1089" w:type="dxa"/>
            <w:vAlign w:val="center"/>
          </w:tcPr>
          <w:p>
            <w:pPr>
              <w:spacing w:line="360" w:lineRule="auto"/>
              <w:rPr>
                <w:rFonts w:ascii="黑体" w:hAnsi="黑体" w:eastAsia="黑体" w:cs="宋体"/>
                <w:szCs w:val="21"/>
              </w:rPr>
            </w:pPr>
            <w:r>
              <w:rPr>
                <w:rFonts w:hint="eastAsia" w:ascii="黑体" w:hAnsi="黑体" w:eastAsia="黑体" w:cs="宋体"/>
                <w:szCs w:val="21"/>
              </w:rPr>
              <w:t>String</w:t>
            </w:r>
          </w:p>
        </w:tc>
        <w:tc>
          <w:tcPr>
            <w:tcW w:w="1705" w:type="dxa"/>
            <w:vAlign w:val="center"/>
          </w:tcPr>
          <w:p>
            <w:pPr>
              <w:spacing w:line="360" w:lineRule="auto"/>
              <w:rPr>
                <w:rFonts w:ascii="黑体" w:hAnsi="黑体" w:eastAsia="黑体" w:cs="宋体"/>
                <w:szCs w:val="21"/>
              </w:rPr>
            </w:pPr>
            <w:r>
              <w:rPr>
                <w:rFonts w:hint="eastAsia" w:ascii="黑体" w:hAnsi="黑体" w:eastAsia="黑体" w:cs="宋体"/>
                <w:szCs w:val="21"/>
              </w:rPr>
              <w:t>获取设备数据，并进行解析然后展示在界面上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3" w:type="dxa"/>
            <w:vMerge w:val="continue"/>
            <w:vAlign w:val="center"/>
          </w:tcPr>
          <w:p>
            <w:pPr>
              <w:spacing w:line="360" w:lineRule="auto"/>
              <w:rPr>
                <w:rFonts w:ascii="黑体" w:hAnsi="黑体" w:eastAsia="黑体" w:cs="宋体"/>
                <w:szCs w:val="21"/>
              </w:rPr>
            </w:pPr>
          </w:p>
        </w:tc>
        <w:tc>
          <w:tcPr>
            <w:tcW w:w="1993" w:type="dxa"/>
            <w:vAlign w:val="center"/>
          </w:tcPr>
          <w:p>
            <w:pPr>
              <w:spacing w:line="360" w:lineRule="auto"/>
              <w:jc w:val="left"/>
              <w:rPr>
                <w:rFonts w:ascii="黑体" w:hAnsi="黑体" w:eastAsia="黑体" w:cs="宋体"/>
                <w:szCs w:val="21"/>
              </w:rPr>
            </w:pPr>
            <w:r>
              <w:rPr>
                <w:rFonts w:ascii="黑体" w:hAnsi="黑体" w:eastAsia="黑体" w:cs="宋体"/>
                <w:szCs w:val="21"/>
              </w:rPr>
              <w:t>public String doRelayData(HttpServletResponse response,HttpServletRequest request, HttpSession session,</w:t>
            </w:r>
            <w:r>
              <w:rPr>
                <w:rFonts w:ascii="黑体" w:hAnsi="黑体" w:eastAsia="黑体" w:cs="宋体"/>
                <w:szCs w:val="21"/>
              </w:rPr>
              <w:tab/>
            </w:r>
            <w:r>
              <w:rPr>
                <w:rFonts w:ascii="黑体" w:hAnsi="黑体" w:eastAsia="黑体" w:cs="宋体"/>
                <w:szCs w:val="21"/>
              </w:rPr>
              <w:tab/>
            </w:r>
            <w:r>
              <w:rPr>
                <w:rFonts w:ascii="黑体" w:hAnsi="黑体" w:eastAsia="黑体" w:cs="宋体"/>
                <w:szCs w:val="21"/>
              </w:rPr>
              <w:tab/>
            </w:r>
            <w:r>
              <w:rPr>
                <w:rFonts w:ascii="黑体" w:hAnsi="黑体" w:eastAsia="黑体" w:cs="宋体"/>
                <w:szCs w:val="21"/>
              </w:rPr>
              <w:t>@RequestParam("type") String type,@RequestParam("sequence") String sequence,</w:t>
            </w:r>
            <w:r>
              <w:rPr>
                <w:rFonts w:ascii="黑体" w:hAnsi="黑体" w:eastAsia="黑体" w:cs="宋体"/>
                <w:szCs w:val="21"/>
              </w:rPr>
              <w:tab/>
            </w:r>
            <w:r>
              <w:rPr>
                <w:rFonts w:ascii="黑体" w:hAnsi="黑体" w:eastAsia="黑体" w:cs="宋体"/>
                <w:szCs w:val="21"/>
              </w:rPr>
              <w:tab/>
            </w:r>
            <w:r>
              <w:rPr>
                <w:rFonts w:ascii="黑体" w:hAnsi="黑体" w:eastAsia="黑体" w:cs="宋体"/>
                <w:szCs w:val="21"/>
              </w:rPr>
              <w:t>@RequestParam("data") String data,@RequestParam("status") String status)</w:t>
            </w:r>
          </w:p>
        </w:tc>
        <w:tc>
          <w:tcPr>
            <w:tcW w:w="1172" w:type="dxa"/>
            <w:vAlign w:val="center"/>
          </w:tcPr>
          <w:p>
            <w:pPr>
              <w:spacing w:line="360" w:lineRule="auto"/>
              <w:rPr>
                <w:rFonts w:ascii="黑体" w:hAnsi="黑体" w:eastAsia="黑体" w:cs="宋体"/>
                <w:szCs w:val="21"/>
              </w:rPr>
            </w:pPr>
            <w:r>
              <w:rPr>
                <w:rFonts w:ascii="黑体" w:hAnsi="黑体" w:eastAsia="黑体" w:cs="宋体"/>
                <w:szCs w:val="21"/>
              </w:rPr>
              <w:t>String type</w:t>
            </w:r>
            <w:r>
              <w:rPr>
                <w:rFonts w:hint="eastAsia" w:ascii="黑体" w:hAnsi="黑体" w:eastAsia="黑体" w:cs="宋体"/>
                <w:szCs w:val="21"/>
              </w:rPr>
              <w:t>：设备类型；</w:t>
            </w:r>
          </w:p>
          <w:p>
            <w:pPr>
              <w:spacing w:line="360" w:lineRule="auto"/>
              <w:rPr>
                <w:rFonts w:ascii="黑体" w:hAnsi="黑体" w:eastAsia="黑体" w:cs="宋体"/>
                <w:szCs w:val="21"/>
              </w:rPr>
            </w:pPr>
            <w:r>
              <w:rPr>
                <w:rFonts w:ascii="黑体" w:hAnsi="黑体" w:eastAsia="黑体" w:cs="宋体"/>
                <w:szCs w:val="21"/>
              </w:rPr>
              <w:t>String sequence</w:t>
            </w:r>
            <w:r>
              <w:rPr>
                <w:rFonts w:hint="eastAsia" w:ascii="黑体" w:hAnsi="黑体" w:eastAsia="黑体" w:cs="宋体"/>
                <w:szCs w:val="21"/>
              </w:rPr>
              <w:t>：设备号；</w:t>
            </w:r>
          </w:p>
          <w:p>
            <w:pPr>
              <w:spacing w:line="360" w:lineRule="auto"/>
              <w:rPr>
                <w:rFonts w:ascii="黑体" w:hAnsi="黑体" w:eastAsia="黑体" w:cs="宋体"/>
                <w:szCs w:val="21"/>
              </w:rPr>
            </w:pPr>
            <w:r>
              <w:rPr>
                <w:rFonts w:ascii="黑体" w:hAnsi="黑体" w:eastAsia="黑体" w:cs="宋体"/>
                <w:szCs w:val="21"/>
              </w:rPr>
              <w:t>String data</w:t>
            </w:r>
            <w:r>
              <w:rPr>
                <w:rFonts w:hint="eastAsia" w:ascii="黑体" w:hAnsi="黑体" w:eastAsia="黑体" w:cs="宋体"/>
                <w:szCs w:val="21"/>
              </w:rPr>
              <w:t>：操作数据；</w:t>
            </w:r>
          </w:p>
          <w:p>
            <w:pPr>
              <w:spacing w:line="360" w:lineRule="auto"/>
              <w:rPr>
                <w:rFonts w:ascii="黑体" w:hAnsi="黑体" w:eastAsia="黑体" w:cs="宋体"/>
                <w:szCs w:val="21"/>
              </w:rPr>
            </w:pPr>
            <w:r>
              <w:rPr>
                <w:rFonts w:ascii="黑体" w:hAnsi="黑体" w:eastAsia="黑体" w:cs="宋体"/>
                <w:szCs w:val="21"/>
              </w:rPr>
              <w:t>String status</w:t>
            </w:r>
            <w:r>
              <w:rPr>
                <w:rFonts w:hint="eastAsia" w:ascii="黑体" w:hAnsi="黑体" w:eastAsia="黑体" w:cs="宋体"/>
                <w:szCs w:val="21"/>
              </w:rPr>
              <w:t>：设备状态</w:t>
            </w:r>
          </w:p>
        </w:tc>
        <w:tc>
          <w:tcPr>
            <w:tcW w:w="1089" w:type="dxa"/>
            <w:vAlign w:val="center"/>
          </w:tcPr>
          <w:p>
            <w:pPr>
              <w:spacing w:line="360" w:lineRule="auto"/>
              <w:rPr>
                <w:rFonts w:ascii="黑体" w:hAnsi="黑体" w:eastAsia="黑体" w:cs="宋体"/>
                <w:szCs w:val="21"/>
              </w:rPr>
            </w:pPr>
            <w:r>
              <w:rPr>
                <w:rFonts w:hint="eastAsia" w:ascii="黑体" w:hAnsi="黑体" w:eastAsia="黑体" w:cs="宋体"/>
                <w:szCs w:val="21"/>
              </w:rPr>
              <w:t>String</w:t>
            </w:r>
          </w:p>
        </w:tc>
        <w:tc>
          <w:tcPr>
            <w:tcW w:w="1705" w:type="dxa"/>
            <w:vAlign w:val="center"/>
          </w:tcPr>
          <w:p>
            <w:pPr>
              <w:spacing w:line="360" w:lineRule="auto"/>
              <w:rPr>
                <w:rFonts w:ascii="黑体" w:hAnsi="黑体" w:eastAsia="黑体" w:cs="宋体"/>
                <w:szCs w:val="21"/>
              </w:rPr>
            </w:pPr>
            <w:r>
              <w:rPr>
                <w:rFonts w:hint="eastAsia" w:ascii="黑体" w:hAnsi="黑体" w:eastAsia="黑体" w:cs="宋体"/>
                <w:szCs w:val="21"/>
              </w:rPr>
              <w:t>修改设备状态即控制设备</w:t>
            </w:r>
          </w:p>
        </w:tc>
      </w:tr>
    </w:tbl>
    <w:p>
      <w:pPr>
        <w:spacing w:line="360" w:lineRule="auto"/>
        <w:jc w:val="left"/>
        <w:outlineLvl w:val="9"/>
        <w:rPr>
          <w:rFonts w:hint="eastAsia" w:ascii="宋体" w:hAnsi="宋体" w:cs="宋体"/>
          <w:sz w:val="24"/>
          <w:szCs w:val="24"/>
        </w:rPr>
      </w:pPr>
    </w:p>
    <w:p>
      <w:pPr>
        <w:spacing w:line="360" w:lineRule="auto"/>
        <w:jc w:val="left"/>
        <w:outlineLvl w:val="9"/>
        <w:rPr>
          <w:rFonts w:ascii="宋体" w:hAnsi="宋体" w:cs="宋体"/>
          <w:b/>
          <w:bCs/>
          <w:sz w:val="28"/>
          <w:szCs w:val="28"/>
        </w:rPr>
      </w:pPr>
      <w:r>
        <w:rPr>
          <w:rFonts w:hint="eastAsia" w:ascii="宋体" w:hAnsi="宋体" w:cs="宋体"/>
          <w:sz w:val="24"/>
          <w:szCs w:val="24"/>
        </w:rPr>
        <w:t>获取传感器数据的主要代码：</w:t>
      </w:r>
    </w:p>
    <w:p>
      <w:pPr>
        <w:spacing w:line="360" w:lineRule="auto"/>
        <w:ind w:firstLine="420"/>
        <w:rPr>
          <w:rFonts w:ascii="黑体" w:hAnsi="黑体" w:eastAsia="黑体" w:cs="宋体"/>
          <w:szCs w:val="21"/>
        </w:rPr>
      </w:pPr>
      <w:r>
        <w:drawing>
          <wp:inline distT="0" distB="0" distL="0" distR="0">
            <wp:extent cx="5006975" cy="6397625"/>
            <wp:effectExtent l="0" t="0" r="3175"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9"/>
                    <a:stretch>
                      <a:fillRect/>
                    </a:stretch>
                  </pic:blipFill>
                  <pic:spPr>
                    <a:xfrm>
                      <a:off x="0" y="0"/>
                      <a:ext cx="5006975" cy="6397625"/>
                    </a:xfrm>
                    <a:prstGeom prst="rect">
                      <a:avLst/>
                    </a:prstGeom>
                  </pic:spPr>
                </pic:pic>
              </a:graphicData>
            </a:graphic>
          </wp:inline>
        </w:drawing>
      </w:r>
    </w:p>
    <w:p>
      <w:pPr>
        <w:spacing w:line="360" w:lineRule="auto"/>
        <w:ind w:firstLine="420"/>
      </w:pPr>
      <w:r>
        <w:drawing>
          <wp:inline distT="0" distB="0" distL="0" distR="0">
            <wp:extent cx="5274310" cy="681545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0"/>
                    <a:stretch>
                      <a:fillRect/>
                    </a:stretch>
                  </pic:blipFill>
                  <pic:spPr>
                    <a:xfrm>
                      <a:off x="0" y="0"/>
                      <a:ext cx="5274310" cy="6815455"/>
                    </a:xfrm>
                    <a:prstGeom prst="rect">
                      <a:avLst/>
                    </a:prstGeom>
                  </pic:spPr>
                </pic:pic>
              </a:graphicData>
            </a:graphic>
          </wp:inline>
        </w:drawing>
      </w:r>
    </w:p>
    <w:p>
      <w:pPr>
        <w:spacing w:line="360" w:lineRule="auto"/>
        <w:ind w:firstLine="420" w:firstLineChars="0"/>
        <w:rPr>
          <w:rFonts w:ascii="宋体" w:hAnsi="宋体" w:cs="宋体"/>
          <w:sz w:val="24"/>
          <w:szCs w:val="24"/>
        </w:rPr>
      </w:pPr>
      <w:r>
        <w:rPr>
          <w:rFonts w:hint="eastAsia" w:ascii="宋体" w:hAnsi="宋体" w:cs="宋体"/>
          <w:sz w:val="24"/>
          <w:szCs w:val="24"/>
        </w:rPr>
        <w:t>获取设备列表通过回调函数获取相关数据：</w:t>
      </w:r>
    </w:p>
    <w:p>
      <w:pPr>
        <w:spacing w:line="360" w:lineRule="auto"/>
        <w:ind w:firstLine="420"/>
        <w:rPr>
          <w:rFonts w:ascii="黑体" w:hAnsi="黑体" w:eastAsia="黑体" w:cs="宋体"/>
          <w:szCs w:val="21"/>
        </w:rPr>
      </w:pPr>
      <w:r>
        <w:drawing>
          <wp:inline distT="0" distB="0" distL="0" distR="0">
            <wp:extent cx="4900295" cy="2081530"/>
            <wp:effectExtent l="0" t="0" r="508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1"/>
                    <a:stretch>
                      <a:fillRect/>
                    </a:stretch>
                  </pic:blipFill>
                  <pic:spPr>
                    <a:xfrm>
                      <a:off x="0" y="0"/>
                      <a:ext cx="4900295" cy="2081530"/>
                    </a:xfrm>
                    <a:prstGeom prst="rect">
                      <a:avLst/>
                    </a:prstGeom>
                  </pic:spPr>
                </pic:pic>
              </a:graphicData>
            </a:graphic>
          </wp:inline>
        </w:drawing>
      </w:r>
    </w:p>
    <w:p>
      <w:pPr>
        <w:spacing w:line="360" w:lineRule="auto"/>
        <w:ind w:firstLine="42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通过参数不同调用</w:t>
      </w:r>
      <w:r>
        <w:rPr>
          <w:rFonts w:eastAsiaTheme="minorEastAsia"/>
          <w:sz w:val="24"/>
          <w:szCs w:val="24"/>
        </w:rPr>
        <w:t>ZigBeeAPI</w:t>
      </w:r>
      <w:r>
        <w:rPr>
          <w:rFonts w:hint="eastAsia" w:asciiTheme="minorEastAsia" w:hAnsiTheme="minorEastAsia" w:eastAsiaTheme="minorEastAsia" w:cstheme="minorEastAsia"/>
          <w:sz w:val="24"/>
          <w:szCs w:val="24"/>
        </w:rPr>
        <w:t>类中的不同方法进行控制相关的设备：</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49340" cy="1909445"/>
            <wp:effectExtent l="0" t="0" r="3810" b="5080"/>
            <wp:docPr id="4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descr="IMG_256"/>
                    <pic:cNvPicPr>
                      <a:picLocks noChangeAspect="1"/>
                    </pic:cNvPicPr>
                  </pic:nvPicPr>
                  <pic:blipFill>
                    <a:blip r:embed="rId52"/>
                    <a:stretch>
                      <a:fillRect/>
                    </a:stretch>
                  </pic:blipFill>
                  <pic:spPr>
                    <a:xfrm>
                      <a:off x="0" y="0"/>
                      <a:ext cx="6149340" cy="1909445"/>
                    </a:xfrm>
                    <a:prstGeom prst="rect">
                      <a:avLst/>
                    </a:prstGeom>
                    <a:noFill/>
                    <a:ln w="9525">
                      <a:noFill/>
                    </a:ln>
                  </pic:spPr>
                </pic:pic>
              </a:graphicData>
            </a:graphic>
          </wp:inline>
        </w:drawing>
      </w:r>
    </w:p>
    <w:p>
      <w:pPr>
        <w:ind w:firstLine="420"/>
        <w:jc w:val="center"/>
        <w:rPr>
          <w:rFonts w:ascii="黑体" w:hAnsi="黑体" w:eastAsia="黑体" w:cs="黑体"/>
          <w:b/>
          <w:bCs/>
          <w:szCs w:val="21"/>
        </w:rPr>
      </w:pPr>
    </w:p>
    <w:p>
      <w:pPr>
        <w:spacing w:line="360" w:lineRule="auto"/>
        <w:jc w:val="center"/>
        <w:outlineLvl w:val="9"/>
        <w:rPr>
          <w:rFonts w:ascii="宋体" w:hAnsi="宋体" w:cs="宋体"/>
          <w:b/>
          <w:bCs/>
          <w:sz w:val="28"/>
          <w:szCs w:val="28"/>
        </w:rPr>
      </w:pPr>
    </w:p>
    <w:p>
      <w:pPr>
        <w:spacing w:line="360" w:lineRule="auto"/>
        <w:jc w:val="center"/>
        <w:outlineLvl w:val="9"/>
        <w:rPr>
          <w:rFonts w:ascii="宋体" w:hAnsi="宋体" w:cs="宋体"/>
          <w:b/>
          <w:bCs/>
          <w:sz w:val="28"/>
          <w:szCs w:val="28"/>
        </w:rPr>
      </w:pPr>
    </w:p>
    <w:p>
      <w:pPr>
        <w:spacing w:line="360" w:lineRule="auto"/>
        <w:jc w:val="center"/>
        <w:outlineLvl w:val="9"/>
        <w:rPr>
          <w:rFonts w:ascii="宋体" w:hAnsi="宋体" w:cs="宋体"/>
          <w:b/>
          <w:bCs/>
          <w:sz w:val="28"/>
          <w:szCs w:val="28"/>
        </w:rPr>
      </w:pPr>
    </w:p>
    <w:p>
      <w:pPr>
        <w:spacing w:line="360" w:lineRule="auto"/>
        <w:jc w:val="center"/>
        <w:outlineLvl w:val="9"/>
        <w:rPr>
          <w:rFonts w:ascii="宋体" w:hAnsi="宋体" w:cs="宋体"/>
          <w:b/>
          <w:bCs/>
          <w:sz w:val="28"/>
          <w:szCs w:val="28"/>
        </w:rPr>
      </w:pPr>
    </w:p>
    <w:p>
      <w:pPr>
        <w:spacing w:line="360" w:lineRule="auto"/>
        <w:jc w:val="center"/>
        <w:outlineLvl w:val="9"/>
        <w:rPr>
          <w:rFonts w:ascii="宋体" w:hAnsi="宋体" w:cs="宋体"/>
          <w:b/>
          <w:bCs/>
          <w:sz w:val="28"/>
          <w:szCs w:val="28"/>
        </w:rPr>
      </w:pPr>
    </w:p>
    <w:p>
      <w:pPr>
        <w:spacing w:line="360" w:lineRule="auto"/>
        <w:jc w:val="center"/>
        <w:outlineLvl w:val="9"/>
        <w:rPr>
          <w:rFonts w:ascii="宋体" w:hAnsi="宋体" w:cs="宋体"/>
          <w:b/>
          <w:bCs/>
          <w:sz w:val="28"/>
          <w:szCs w:val="28"/>
        </w:rPr>
      </w:pPr>
    </w:p>
    <w:p>
      <w:pPr>
        <w:spacing w:line="360" w:lineRule="auto"/>
        <w:jc w:val="center"/>
        <w:outlineLvl w:val="9"/>
        <w:rPr>
          <w:rFonts w:ascii="宋体" w:hAnsi="宋体" w:cs="宋体"/>
          <w:b/>
          <w:bCs/>
          <w:sz w:val="28"/>
          <w:szCs w:val="28"/>
        </w:rPr>
      </w:pPr>
    </w:p>
    <w:p>
      <w:pPr>
        <w:spacing w:line="360" w:lineRule="auto"/>
        <w:outlineLvl w:val="9"/>
        <w:rPr>
          <w:rFonts w:ascii="宋体" w:hAnsi="宋体" w:cs="宋体"/>
          <w:b/>
          <w:bCs/>
          <w:sz w:val="28"/>
          <w:szCs w:val="28"/>
        </w:rPr>
      </w:pPr>
    </w:p>
    <w:p>
      <w:pPr>
        <w:spacing w:line="360" w:lineRule="auto"/>
        <w:jc w:val="center"/>
        <w:outlineLvl w:val="9"/>
        <w:rPr>
          <w:rFonts w:ascii="宋体" w:hAnsi="宋体" w:cs="宋体"/>
          <w:b/>
          <w:bCs/>
          <w:sz w:val="28"/>
          <w:szCs w:val="28"/>
        </w:rPr>
      </w:pPr>
    </w:p>
    <w:bookmarkEnd w:id="56"/>
    <w:bookmarkEnd w:id="57"/>
    <w:p>
      <w:pPr>
        <w:spacing w:line="360" w:lineRule="auto"/>
        <w:rPr>
          <w:rFonts w:ascii="宋体" w:hAnsi="宋体" w:cs="宋体"/>
          <w:sz w:val="24"/>
          <w:szCs w:val="24"/>
        </w:rPr>
      </w:pPr>
    </w:p>
    <w:p>
      <w:pPr>
        <w:spacing w:line="360" w:lineRule="auto"/>
        <w:jc w:val="left"/>
        <w:outlineLvl w:val="9"/>
        <w:rPr>
          <w:rFonts w:ascii="宋体" w:hAnsi="宋体" w:cs="宋体"/>
          <w:sz w:val="24"/>
          <w:szCs w:val="24"/>
        </w:rPr>
      </w:pPr>
    </w:p>
    <w:sectPr>
      <w:footerReference r:id="rId7"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PingFangSC-Regular">
    <w:altName w:val="宋体"/>
    <w:panose1 w:val="00000000000000000000"/>
    <w:charset w:val="86"/>
    <w:family w:val="auto"/>
    <w:pitch w:val="default"/>
    <w:sig w:usb0="00000000" w:usb1="00000000" w:usb2="00000000" w:usb3="00000000" w:csb0="00040000" w:csb1="00000000"/>
  </w:font>
  <w:font w:name="正楷">
    <w:altName w:val="宋体"/>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oxykRAgAACQQAAA4AAABkcnMvZTJvRG9jLnhtbK1TzY7TMBC+I/EO&#10;lu80aVlW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CrK0o0U9jR6fu3049fp59fCXwgqLV+hryNRWbo3poOix78Hs44&#10;d1c5Fb+YiCAOqo8XekUXCI+XppPpNEeIIzb8AD97vG6dD++EUSQaBXXYX6KVHdY+9KlDSqymzaqR&#10;Mu1QatIW9Pr1m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GmjHKRECAAAJBAAADgAAAAAAAAABACAA&#10;AAAfAQAAZHJzL2Uyb0RvYy54bWxQSwUGAAAAAAYABgBZAQAAogUAAAAA&#10;">
              <v:fill on="f" focussize="0,0"/>
              <v:stroke on="f" weight="0.5pt"/>
              <v:imagedata o:title=""/>
              <o:lock v:ext="edit" aspectratio="f"/>
              <v:textbox inset="0mm,0mm,0mm,0mm" style="mso-fit-shape-to-text:t;">
                <w:txbxContent>
                  <w:p>
                    <w:pPr>
                      <w:pStyle w:val="5"/>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IllGkRAgAACQQAAA4AAABkcnMvZTJvRG9jLnhtbK1TzY7TMBC+I/EO&#10;lu80aWFX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A3V5RoprCj0/dvpx+/Tj+/EvhAUGv9DHkbi8zQvTUdFj34PZxx&#10;7q5yKn4xEUEcVB8v9IouEB4vTSfTaY4QR2z4AX72eN06H94Jo0g0Cuqwv0QrO6x96FOHlFhNm1Uj&#10;Zdqh1KQt6PXrq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siWUaRECAAAJBAAADgAAAAAAAAABACAA&#10;AAAfAQAAZHJzL2Uyb0RvYy54bWxQSwUGAAAAAAYABgBZAQAAogUAAAAA&#10;">
              <v:fill on="f" focussize="0,0"/>
              <v:stroke on="f" weight="0.5pt"/>
              <v:imagedata o:title=""/>
              <o:lock v:ext="edit" aspectratio="f"/>
              <v:textbox inset="0mm,0mm,0mm,0mm" style="mso-fit-shape-to-text:t;">
                <w:txbxContent>
                  <w:p>
                    <w:pPr>
                      <w:pStyle w:val="5"/>
                    </w:pP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rPr>
                              <w:rFonts w:hint="eastAsia"/>
                            </w:rPr>
                            <w:fldChar w:fldCharType="begin"/>
                          </w:r>
                          <w:r>
                            <w:rPr>
                              <w:rFonts w:hint="eastAsia"/>
                            </w:rPr>
                            <w:instrText xml:space="preserve"> PAGE  \* MERGEFORMAT </w:instrText>
                          </w:r>
                          <w:r>
                            <w:rPr>
                              <w:rFonts w:hint="eastAsia"/>
                            </w:rPr>
                            <w:fldChar w:fldCharType="separate"/>
                          </w:r>
                          <w:r>
                            <w:t>38</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82GpEAIAAAkEAAAOAAAAAAAAAAEAIAAA&#10;AB8BAABkcnMvZTJvRG9jLnhtbFBLBQYAAAAABgAGAFkBAAChBQAAAAA=&#10;">
              <v:fill on="f" focussize="0,0"/>
              <v:stroke on="f" weight="0.5pt"/>
              <v:imagedata o:title=""/>
              <o:lock v:ext="edit" aspectratio="f"/>
              <v:textbox inset="0mm,0mm,0mm,0mm" style="mso-fit-shape-to-text:t;">
                <w:txbxContent>
                  <w:p>
                    <w:pPr>
                      <w:pStyle w:val="5"/>
                    </w:pPr>
                    <w:r>
                      <w:rPr>
                        <w:rFonts w:hint="eastAsia"/>
                      </w:rPr>
                      <w:fldChar w:fldCharType="begin"/>
                    </w:r>
                    <w:r>
                      <w:rPr>
                        <w:rFonts w:hint="eastAsia"/>
                      </w:rPr>
                      <w:instrText xml:space="preserve"> PAGE  \* MERGEFORMAT </w:instrText>
                    </w:r>
                    <w:r>
                      <w:rPr>
                        <w:rFonts w:hint="eastAsia"/>
                      </w:rPr>
                      <w:fldChar w:fldCharType="separate"/>
                    </w:r>
                    <w:r>
                      <w:t>38</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double" w:color="auto" w:sz="8" w:space="1"/>
      </w:pBdr>
      <w:rPr>
        <w:sz w:val="21"/>
        <w:szCs w:val="21"/>
      </w:rPr>
    </w:pPr>
    <w:r>
      <w:rPr>
        <w:sz w:val="21"/>
        <w:szCs w:val="21"/>
      </w:rPr>
      <w:t>防灾科技学院毕业设计</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544A2C"/>
    <w:rsid w:val="00024A3B"/>
    <w:rsid w:val="00056C1F"/>
    <w:rsid w:val="0019120D"/>
    <w:rsid w:val="00214FD7"/>
    <w:rsid w:val="00291711"/>
    <w:rsid w:val="002C020A"/>
    <w:rsid w:val="002F06BD"/>
    <w:rsid w:val="002F1411"/>
    <w:rsid w:val="002F49FE"/>
    <w:rsid w:val="00310EE9"/>
    <w:rsid w:val="00326CE2"/>
    <w:rsid w:val="003750BE"/>
    <w:rsid w:val="00380713"/>
    <w:rsid w:val="003870CA"/>
    <w:rsid w:val="003F19DE"/>
    <w:rsid w:val="004141AD"/>
    <w:rsid w:val="004658B7"/>
    <w:rsid w:val="00472F3D"/>
    <w:rsid w:val="004C0DC7"/>
    <w:rsid w:val="00563436"/>
    <w:rsid w:val="005A4CCF"/>
    <w:rsid w:val="005C5FF9"/>
    <w:rsid w:val="006A4C0C"/>
    <w:rsid w:val="00700FE8"/>
    <w:rsid w:val="00702A22"/>
    <w:rsid w:val="00706FC4"/>
    <w:rsid w:val="007868C4"/>
    <w:rsid w:val="00793C60"/>
    <w:rsid w:val="008F29CC"/>
    <w:rsid w:val="008F7EE0"/>
    <w:rsid w:val="00915EE6"/>
    <w:rsid w:val="00933EEC"/>
    <w:rsid w:val="00955BDC"/>
    <w:rsid w:val="009D258B"/>
    <w:rsid w:val="00A62648"/>
    <w:rsid w:val="00A942CF"/>
    <w:rsid w:val="00B312C1"/>
    <w:rsid w:val="00B40C59"/>
    <w:rsid w:val="00BA59FC"/>
    <w:rsid w:val="00BE5F91"/>
    <w:rsid w:val="00C239F9"/>
    <w:rsid w:val="00C81D60"/>
    <w:rsid w:val="00D10EB9"/>
    <w:rsid w:val="00D51AFF"/>
    <w:rsid w:val="00DB3F98"/>
    <w:rsid w:val="00DC24A5"/>
    <w:rsid w:val="00DC4A75"/>
    <w:rsid w:val="00E00BD1"/>
    <w:rsid w:val="00EE34C6"/>
    <w:rsid w:val="00EF42F7"/>
    <w:rsid w:val="00F103AC"/>
    <w:rsid w:val="00F575D1"/>
    <w:rsid w:val="00F93612"/>
    <w:rsid w:val="01000AA8"/>
    <w:rsid w:val="0109144F"/>
    <w:rsid w:val="014D3099"/>
    <w:rsid w:val="0177496E"/>
    <w:rsid w:val="01A05BCA"/>
    <w:rsid w:val="01C7156F"/>
    <w:rsid w:val="01CC1BDD"/>
    <w:rsid w:val="01D55746"/>
    <w:rsid w:val="01E25F19"/>
    <w:rsid w:val="02130219"/>
    <w:rsid w:val="022B6743"/>
    <w:rsid w:val="02455C5C"/>
    <w:rsid w:val="024C70E6"/>
    <w:rsid w:val="026D16F1"/>
    <w:rsid w:val="028C5E61"/>
    <w:rsid w:val="029B00F5"/>
    <w:rsid w:val="02A16C45"/>
    <w:rsid w:val="02AD1574"/>
    <w:rsid w:val="02FD609C"/>
    <w:rsid w:val="03025200"/>
    <w:rsid w:val="03132F7D"/>
    <w:rsid w:val="032E4409"/>
    <w:rsid w:val="032F5B48"/>
    <w:rsid w:val="033E3CCB"/>
    <w:rsid w:val="035C7B7C"/>
    <w:rsid w:val="035F7087"/>
    <w:rsid w:val="03637CDE"/>
    <w:rsid w:val="04061A9C"/>
    <w:rsid w:val="040E0787"/>
    <w:rsid w:val="04492904"/>
    <w:rsid w:val="04504FE3"/>
    <w:rsid w:val="04544A2C"/>
    <w:rsid w:val="048438C2"/>
    <w:rsid w:val="04BB4437"/>
    <w:rsid w:val="04DB609D"/>
    <w:rsid w:val="05123FB4"/>
    <w:rsid w:val="053E4563"/>
    <w:rsid w:val="057963EB"/>
    <w:rsid w:val="058315BA"/>
    <w:rsid w:val="05926059"/>
    <w:rsid w:val="05B06E25"/>
    <w:rsid w:val="05BD317F"/>
    <w:rsid w:val="05EA1EF8"/>
    <w:rsid w:val="05EF2F63"/>
    <w:rsid w:val="060B2AE0"/>
    <w:rsid w:val="06111326"/>
    <w:rsid w:val="06261D47"/>
    <w:rsid w:val="06606F22"/>
    <w:rsid w:val="067376DA"/>
    <w:rsid w:val="06786C91"/>
    <w:rsid w:val="06967921"/>
    <w:rsid w:val="06B07600"/>
    <w:rsid w:val="06ED45B4"/>
    <w:rsid w:val="071D4D16"/>
    <w:rsid w:val="07390B35"/>
    <w:rsid w:val="07506857"/>
    <w:rsid w:val="076F4F6B"/>
    <w:rsid w:val="07A0540A"/>
    <w:rsid w:val="07D8581B"/>
    <w:rsid w:val="07E93BF9"/>
    <w:rsid w:val="082660EF"/>
    <w:rsid w:val="08A71E41"/>
    <w:rsid w:val="08BA58C5"/>
    <w:rsid w:val="08EF3907"/>
    <w:rsid w:val="08F91057"/>
    <w:rsid w:val="094A06DA"/>
    <w:rsid w:val="095E5DBF"/>
    <w:rsid w:val="096D3EFD"/>
    <w:rsid w:val="096E4C0F"/>
    <w:rsid w:val="09782514"/>
    <w:rsid w:val="098F7485"/>
    <w:rsid w:val="09B7656C"/>
    <w:rsid w:val="09B937F0"/>
    <w:rsid w:val="09CF71B6"/>
    <w:rsid w:val="09D53430"/>
    <w:rsid w:val="09EF6BEB"/>
    <w:rsid w:val="0A00693A"/>
    <w:rsid w:val="0A0D3FC5"/>
    <w:rsid w:val="0A3073B3"/>
    <w:rsid w:val="0A3A0264"/>
    <w:rsid w:val="0A4619B1"/>
    <w:rsid w:val="0A4D0BC1"/>
    <w:rsid w:val="0A7D3AFE"/>
    <w:rsid w:val="0A84306C"/>
    <w:rsid w:val="0A881F8E"/>
    <w:rsid w:val="0A987E49"/>
    <w:rsid w:val="0AA23571"/>
    <w:rsid w:val="0AEA66B9"/>
    <w:rsid w:val="0B155A5D"/>
    <w:rsid w:val="0B353A21"/>
    <w:rsid w:val="0B601F5E"/>
    <w:rsid w:val="0B881946"/>
    <w:rsid w:val="0C0A16DE"/>
    <w:rsid w:val="0C3152FA"/>
    <w:rsid w:val="0C7F096F"/>
    <w:rsid w:val="0C9A0247"/>
    <w:rsid w:val="0CC17137"/>
    <w:rsid w:val="0CDA0EEA"/>
    <w:rsid w:val="0CDC375F"/>
    <w:rsid w:val="0CDD0080"/>
    <w:rsid w:val="0CEE53B9"/>
    <w:rsid w:val="0D044024"/>
    <w:rsid w:val="0D0A6EEB"/>
    <w:rsid w:val="0D2A6805"/>
    <w:rsid w:val="0D3C7498"/>
    <w:rsid w:val="0D577C52"/>
    <w:rsid w:val="0DB76847"/>
    <w:rsid w:val="0DC23237"/>
    <w:rsid w:val="0DCF3A06"/>
    <w:rsid w:val="0DD36E4E"/>
    <w:rsid w:val="0DDC1F71"/>
    <w:rsid w:val="0DDF39FF"/>
    <w:rsid w:val="0E904864"/>
    <w:rsid w:val="0ECF12C9"/>
    <w:rsid w:val="0EED213A"/>
    <w:rsid w:val="0F3C4F2B"/>
    <w:rsid w:val="0F4C47E5"/>
    <w:rsid w:val="0F77779D"/>
    <w:rsid w:val="0F7E6811"/>
    <w:rsid w:val="0F8B1A1B"/>
    <w:rsid w:val="0F902F51"/>
    <w:rsid w:val="0FC278FD"/>
    <w:rsid w:val="0FD42A12"/>
    <w:rsid w:val="0FD5274B"/>
    <w:rsid w:val="0FD62539"/>
    <w:rsid w:val="0FDF7CE6"/>
    <w:rsid w:val="0FF2713A"/>
    <w:rsid w:val="107B363D"/>
    <w:rsid w:val="107E69CE"/>
    <w:rsid w:val="10854BFF"/>
    <w:rsid w:val="10BD5370"/>
    <w:rsid w:val="10D74D9B"/>
    <w:rsid w:val="110146A8"/>
    <w:rsid w:val="110168F7"/>
    <w:rsid w:val="11187143"/>
    <w:rsid w:val="111E4115"/>
    <w:rsid w:val="115C1BEE"/>
    <w:rsid w:val="115E4A36"/>
    <w:rsid w:val="119F45B2"/>
    <w:rsid w:val="11A73B8A"/>
    <w:rsid w:val="11B70016"/>
    <w:rsid w:val="11B952A5"/>
    <w:rsid w:val="11BE600E"/>
    <w:rsid w:val="12193158"/>
    <w:rsid w:val="125F5AC8"/>
    <w:rsid w:val="126112CC"/>
    <w:rsid w:val="128400E6"/>
    <w:rsid w:val="128A4568"/>
    <w:rsid w:val="12A03DB8"/>
    <w:rsid w:val="12A5605E"/>
    <w:rsid w:val="12DF27C0"/>
    <w:rsid w:val="1359288C"/>
    <w:rsid w:val="139A36FC"/>
    <w:rsid w:val="13C1572B"/>
    <w:rsid w:val="13D40E74"/>
    <w:rsid w:val="13DF3C66"/>
    <w:rsid w:val="13DF40BF"/>
    <w:rsid w:val="13E7027F"/>
    <w:rsid w:val="14540C74"/>
    <w:rsid w:val="14BD55AE"/>
    <w:rsid w:val="14DD73DC"/>
    <w:rsid w:val="14F84BCB"/>
    <w:rsid w:val="14FF47C6"/>
    <w:rsid w:val="150E37CC"/>
    <w:rsid w:val="150F09C2"/>
    <w:rsid w:val="1515648D"/>
    <w:rsid w:val="1517290C"/>
    <w:rsid w:val="15A739BB"/>
    <w:rsid w:val="15F95456"/>
    <w:rsid w:val="160F7E61"/>
    <w:rsid w:val="163150E3"/>
    <w:rsid w:val="163A504F"/>
    <w:rsid w:val="164F09B0"/>
    <w:rsid w:val="165155FE"/>
    <w:rsid w:val="167A407F"/>
    <w:rsid w:val="16900B6D"/>
    <w:rsid w:val="16F93B8B"/>
    <w:rsid w:val="170145EB"/>
    <w:rsid w:val="170E7EB8"/>
    <w:rsid w:val="172E6AED"/>
    <w:rsid w:val="173114E0"/>
    <w:rsid w:val="173F7728"/>
    <w:rsid w:val="17410F24"/>
    <w:rsid w:val="17475594"/>
    <w:rsid w:val="17617523"/>
    <w:rsid w:val="176D57CE"/>
    <w:rsid w:val="1774496A"/>
    <w:rsid w:val="182B08A8"/>
    <w:rsid w:val="194130CA"/>
    <w:rsid w:val="1975044B"/>
    <w:rsid w:val="19A15641"/>
    <w:rsid w:val="1A150C49"/>
    <w:rsid w:val="1A2727F4"/>
    <w:rsid w:val="1A675831"/>
    <w:rsid w:val="1A8903EA"/>
    <w:rsid w:val="1AAE0758"/>
    <w:rsid w:val="1AE72DD9"/>
    <w:rsid w:val="1B070611"/>
    <w:rsid w:val="1B2905D6"/>
    <w:rsid w:val="1B3B2833"/>
    <w:rsid w:val="1B3B73DE"/>
    <w:rsid w:val="1B810C99"/>
    <w:rsid w:val="1B824369"/>
    <w:rsid w:val="1B872091"/>
    <w:rsid w:val="1BB7042C"/>
    <w:rsid w:val="1C0519AA"/>
    <w:rsid w:val="1C05769B"/>
    <w:rsid w:val="1C115342"/>
    <w:rsid w:val="1C4372CB"/>
    <w:rsid w:val="1C663603"/>
    <w:rsid w:val="1C730791"/>
    <w:rsid w:val="1C7A05B6"/>
    <w:rsid w:val="1C957867"/>
    <w:rsid w:val="1CA01218"/>
    <w:rsid w:val="1CBF153B"/>
    <w:rsid w:val="1CC330D5"/>
    <w:rsid w:val="1CD735F3"/>
    <w:rsid w:val="1CE935CD"/>
    <w:rsid w:val="1D283646"/>
    <w:rsid w:val="1D64582A"/>
    <w:rsid w:val="1D7274BF"/>
    <w:rsid w:val="1D9162D0"/>
    <w:rsid w:val="1DA74D86"/>
    <w:rsid w:val="1DB00683"/>
    <w:rsid w:val="1DC00B8D"/>
    <w:rsid w:val="1DCF153E"/>
    <w:rsid w:val="1E1D10FD"/>
    <w:rsid w:val="1E2A723C"/>
    <w:rsid w:val="1E2C05B8"/>
    <w:rsid w:val="1E383059"/>
    <w:rsid w:val="1E3D606C"/>
    <w:rsid w:val="1E553689"/>
    <w:rsid w:val="1E692187"/>
    <w:rsid w:val="1E727DFE"/>
    <w:rsid w:val="1E75786C"/>
    <w:rsid w:val="1EAE74F9"/>
    <w:rsid w:val="1EEA0F18"/>
    <w:rsid w:val="1F001C7C"/>
    <w:rsid w:val="1F147A66"/>
    <w:rsid w:val="1F29019F"/>
    <w:rsid w:val="1F4C6B18"/>
    <w:rsid w:val="1F5165B0"/>
    <w:rsid w:val="1F717972"/>
    <w:rsid w:val="1F832368"/>
    <w:rsid w:val="1FA404B2"/>
    <w:rsid w:val="1FB65695"/>
    <w:rsid w:val="1FC2035B"/>
    <w:rsid w:val="20004EC3"/>
    <w:rsid w:val="200636DD"/>
    <w:rsid w:val="200774E3"/>
    <w:rsid w:val="20294D13"/>
    <w:rsid w:val="202B66B6"/>
    <w:rsid w:val="206E114A"/>
    <w:rsid w:val="2077040F"/>
    <w:rsid w:val="208F135D"/>
    <w:rsid w:val="2091515F"/>
    <w:rsid w:val="20DC6967"/>
    <w:rsid w:val="20FA6984"/>
    <w:rsid w:val="20FF1457"/>
    <w:rsid w:val="212F67E9"/>
    <w:rsid w:val="2149467F"/>
    <w:rsid w:val="214B028E"/>
    <w:rsid w:val="214F0519"/>
    <w:rsid w:val="21541C82"/>
    <w:rsid w:val="21826563"/>
    <w:rsid w:val="218E7BDC"/>
    <w:rsid w:val="219455E5"/>
    <w:rsid w:val="21BE511F"/>
    <w:rsid w:val="21D93393"/>
    <w:rsid w:val="21ED05C7"/>
    <w:rsid w:val="220228C2"/>
    <w:rsid w:val="2204638D"/>
    <w:rsid w:val="223F401C"/>
    <w:rsid w:val="226107F9"/>
    <w:rsid w:val="22E870F3"/>
    <w:rsid w:val="22FA670D"/>
    <w:rsid w:val="23421239"/>
    <w:rsid w:val="234F6972"/>
    <w:rsid w:val="23B95DD0"/>
    <w:rsid w:val="23F6541A"/>
    <w:rsid w:val="241000F9"/>
    <w:rsid w:val="243059F6"/>
    <w:rsid w:val="24475CBD"/>
    <w:rsid w:val="24513546"/>
    <w:rsid w:val="24542C81"/>
    <w:rsid w:val="245E771F"/>
    <w:rsid w:val="24A05065"/>
    <w:rsid w:val="24A4224C"/>
    <w:rsid w:val="24B937AA"/>
    <w:rsid w:val="25052D39"/>
    <w:rsid w:val="250B70D7"/>
    <w:rsid w:val="25566641"/>
    <w:rsid w:val="255A34FE"/>
    <w:rsid w:val="255C0D60"/>
    <w:rsid w:val="25896561"/>
    <w:rsid w:val="25A25B3D"/>
    <w:rsid w:val="25B64F2A"/>
    <w:rsid w:val="25D51110"/>
    <w:rsid w:val="25D975F7"/>
    <w:rsid w:val="25E06044"/>
    <w:rsid w:val="25E84DD3"/>
    <w:rsid w:val="25EA7632"/>
    <w:rsid w:val="268047A2"/>
    <w:rsid w:val="2695642A"/>
    <w:rsid w:val="269F5350"/>
    <w:rsid w:val="26C07B7F"/>
    <w:rsid w:val="27051759"/>
    <w:rsid w:val="27273D1B"/>
    <w:rsid w:val="273775F8"/>
    <w:rsid w:val="27A02209"/>
    <w:rsid w:val="27A843CB"/>
    <w:rsid w:val="27B01932"/>
    <w:rsid w:val="27C63085"/>
    <w:rsid w:val="27D46D3F"/>
    <w:rsid w:val="27F16A57"/>
    <w:rsid w:val="27F16EE8"/>
    <w:rsid w:val="27FD6BC7"/>
    <w:rsid w:val="27FF109E"/>
    <w:rsid w:val="281315C8"/>
    <w:rsid w:val="28200831"/>
    <w:rsid w:val="28357D77"/>
    <w:rsid w:val="28784932"/>
    <w:rsid w:val="28936778"/>
    <w:rsid w:val="28BA477C"/>
    <w:rsid w:val="28BC10D1"/>
    <w:rsid w:val="28C06AE7"/>
    <w:rsid w:val="28D210B1"/>
    <w:rsid w:val="290B280B"/>
    <w:rsid w:val="291327D9"/>
    <w:rsid w:val="29352B05"/>
    <w:rsid w:val="296A45A1"/>
    <w:rsid w:val="29757315"/>
    <w:rsid w:val="29A07924"/>
    <w:rsid w:val="29CE7F9A"/>
    <w:rsid w:val="29D26480"/>
    <w:rsid w:val="29D73321"/>
    <w:rsid w:val="29EA5A88"/>
    <w:rsid w:val="2A3B5B33"/>
    <w:rsid w:val="2A5C1E41"/>
    <w:rsid w:val="2A624938"/>
    <w:rsid w:val="2AC73552"/>
    <w:rsid w:val="2ADD27E3"/>
    <w:rsid w:val="2B2241D8"/>
    <w:rsid w:val="2B2407A2"/>
    <w:rsid w:val="2B2B4F38"/>
    <w:rsid w:val="2B3002B0"/>
    <w:rsid w:val="2B38042A"/>
    <w:rsid w:val="2B9324E6"/>
    <w:rsid w:val="2BA021FC"/>
    <w:rsid w:val="2BA71873"/>
    <w:rsid w:val="2BAB7D78"/>
    <w:rsid w:val="2BF021B5"/>
    <w:rsid w:val="2C3D5810"/>
    <w:rsid w:val="2C415E85"/>
    <w:rsid w:val="2C5A385B"/>
    <w:rsid w:val="2C5F6571"/>
    <w:rsid w:val="2C76045E"/>
    <w:rsid w:val="2C77532B"/>
    <w:rsid w:val="2C88072C"/>
    <w:rsid w:val="2CC5703A"/>
    <w:rsid w:val="2CFB5D48"/>
    <w:rsid w:val="2D3312D4"/>
    <w:rsid w:val="2D3F2711"/>
    <w:rsid w:val="2D6566B8"/>
    <w:rsid w:val="2D7B348F"/>
    <w:rsid w:val="2D7D5E19"/>
    <w:rsid w:val="2D8A02C7"/>
    <w:rsid w:val="2E5429CF"/>
    <w:rsid w:val="2E966001"/>
    <w:rsid w:val="2EC72EE0"/>
    <w:rsid w:val="2F0002D5"/>
    <w:rsid w:val="2F3F350E"/>
    <w:rsid w:val="2F6B00D7"/>
    <w:rsid w:val="2F7714C8"/>
    <w:rsid w:val="2F797C16"/>
    <w:rsid w:val="2F91234A"/>
    <w:rsid w:val="2F9C6646"/>
    <w:rsid w:val="2F9D65BF"/>
    <w:rsid w:val="2FC875E9"/>
    <w:rsid w:val="2FDB7109"/>
    <w:rsid w:val="2FF27897"/>
    <w:rsid w:val="300F19BC"/>
    <w:rsid w:val="306569B9"/>
    <w:rsid w:val="3085494F"/>
    <w:rsid w:val="30976F83"/>
    <w:rsid w:val="30A27C3C"/>
    <w:rsid w:val="30A5049D"/>
    <w:rsid w:val="30E908BC"/>
    <w:rsid w:val="310A3D05"/>
    <w:rsid w:val="31154C75"/>
    <w:rsid w:val="311835DD"/>
    <w:rsid w:val="311B1A2C"/>
    <w:rsid w:val="31325E00"/>
    <w:rsid w:val="313A0120"/>
    <w:rsid w:val="313D517F"/>
    <w:rsid w:val="316E2418"/>
    <w:rsid w:val="31956B20"/>
    <w:rsid w:val="31EB1AE6"/>
    <w:rsid w:val="31EE736E"/>
    <w:rsid w:val="327563A7"/>
    <w:rsid w:val="32842D2B"/>
    <w:rsid w:val="328D606D"/>
    <w:rsid w:val="32991684"/>
    <w:rsid w:val="32AB5875"/>
    <w:rsid w:val="330A6D0B"/>
    <w:rsid w:val="331B709F"/>
    <w:rsid w:val="3328699A"/>
    <w:rsid w:val="33357E8A"/>
    <w:rsid w:val="33801E39"/>
    <w:rsid w:val="33A234D5"/>
    <w:rsid w:val="33CC6EE4"/>
    <w:rsid w:val="33E7739B"/>
    <w:rsid w:val="33EB1F16"/>
    <w:rsid w:val="34242AF3"/>
    <w:rsid w:val="343D688B"/>
    <w:rsid w:val="34794142"/>
    <w:rsid w:val="34B548D9"/>
    <w:rsid w:val="34D0158F"/>
    <w:rsid w:val="34D52C88"/>
    <w:rsid w:val="34DE37A8"/>
    <w:rsid w:val="34F55C31"/>
    <w:rsid w:val="3500270E"/>
    <w:rsid w:val="35032BC0"/>
    <w:rsid w:val="351D139B"/>
    <w:rsid w:val="352E0DDD"/>
    <w:rsid w:val="355A0F0C"/>
    <w:rsid w:val="3566744D"/>
    <w:rsid w:val="357A1EF6"/>
    <w:rsid w:val="35B92FE2"/>
    <w:rsid w:val="35EC5FC7"/>
    <w:rsid w:val="35F41C22"/>
    <w:rsid w:val="362C279A"/>
    <w:rsid w:val="362C29FA"/>
    <w:rsid w:val="362F3BD5"/>
    <w:rsid w:val="363D4328"/>
    <w:rsid w:val="36576418"/>
    <w:rsid w:val="365A5D31"/>
    <w:rsid w:val="365F6778"/>
    <w:rsid w:val="36710D20"/>
    <w:rsid w:val="367F1BCB"/>
    <w:rsid w:val="368926DC"/>
    <w:rsid w:val="36A92CA6"/>
    <w:rsid w:val="36B93697"/>
    <w:rsid w:val="36E91CB1"/>
    <w:rsid w:val="36ED7A9B"/>
    <w:rsid w:val="36F746DA"/>
    <w:rsid w:val="371651FC"/>
    <w:rsid w:val="373D1A65"/>
    <w:rsid w:val="376F6C2A"/>
    <w:rsid w:val="377E7542"/>
    <w:rsid w:val="378937B5"/>
    <w:rsid w:val="37CF195E"/>
    <w:rsid w:val="37D56A75"/>
    <w:rsid w:val="37ED193C"/>
    <w:rsid w:val="37FD2F26"/>
    <w:rsid w:val="3878062D"/>
    <w:rsid w:val="38866DBB"/>
    <w:rsid w:val="388803B3"/>
    <w:rsid w:val="38F2520C"/>
    <w:rsid w:val="38F769BA"/>
    <w:rsid w:val="39305570"/>
    <w:rsid w:val="39336866"/>
    <w:rsid w:val="39424710"/>
    <w:rsid w:val="39552D42"/>
    <w:rsid w:val="39695DE0"/>
    <w:rsid w:val="399F13D7"/>
    <w:rsid w:val="39A353B9"/>
    <w:rsid w:val="39A611F3"/>
    <w:rsid w:val="39C7578E"/>
    <w:rsid w:val="39C778D6"/>
    <w:rsid w:val="39D7636C"/>
    <w:rsid w:val="39F02297"/>
    <w:rsid w:val="39F028E8"/>
    <w:rsid w:val="39F26368"/>
    <w:rsid w:val="3A325586"/>
    <w:rsid w:val="3A3F6F12"/>
    <w:rsid w:val="3A41322B"/>
    <w:rsid w:val="3A45121E"/>
    <w:rsid w:val="3A756F17"/>
    <w:rsid w:val="3A864F5D"/>
    <w:rsid w:val="3A9B30E6"/>
    <w:rsid w:val="3AB2482E"/>
    <w:rsid w:val="3AE05504"/>
    <w:rsid w:val="3AE91240"/>
    <w:rsid w:val="3B0617E5"/>
    <w:rsid w:val="3B09282F"/>
    <w:rsid w:val="3B1429C3"/>
    <w:rsid w:val="3B1449F0"/>
    <w:rsid w:val="3B165FA8"/>
    <w:rsid w:val="3B1F2C22"/>
    <w:rsid w:val="3B331E08"/>
    <w:rsid w:val="3B342904"/>
    <w:rsid w:val="3B55731B"/>
    <w:rsid w:val="3B6D3806"/>
    <w:rsid w:val="3B750C3A"/>
    <w:rsid w:val="3B7B51AD"/>
    <w:rsid w:val="3B7D3DAC"/>
    <w:rsid w:val="3B8A53A2"/>
    <w:rsid w:val="3B9A26A4"/>
    <w:rsid w:val="3BB034DF"/>
    <w:rsid w:val="3BB358D9"/>
    <w:rsid w:val="3BE97897"/>
    <w:rsid w:val="3C0A74D4"/>
    <w:rsid w:val="3C3019D2"/>
    <w:rsid w:val="3C571FB4"/>
    <w:rsid w:val="3C600D55"/>
    <w:rsid w:val="3C7C7D09"/>
    <w:rsid w:val="3C887E64"/>
    <w:rsid w:val="3C925DB2"/>
    <w:rsid w:val="3C931E42"/>
    <w:rsid w:val="3C9506EE"/>
    <w:rsid w:val="3CBE60E5"/>
    <w:rsid w:val="3CCE2E5C"/>
    <w:rsid w:val="3CE22BE8"/>
    <w:rsid w:val="3D380C6F"/>
    <w:rsid w:val="3D4F19CC"/>
    <w:rsid w:val="3DA01948"/>
    <w:rsid w:val="3DFB24BD"/>
    <w:rsid w:val="3DFC047D"/>
    <w:rsid w:val="3E0B58CA"/>
    <w:rsid w:val="3E44134D"/>
    <w:rsid w:val="3E5C1278"/>
    <w:rsid w:val="3EAE16C9"/>
    <w:rsid w:val="3EAF1090"/>
    <w:rsid w:val="3EC670F0"/>
    <w:rsid w:val="3EDC50AC"/>
    <w:rsid w:val="3F144386"/>
    <w:rsid w:val="3F23472C"/>
    <w:rsid w:val="3F240B03"/>
    <w:rsid w:val="3F3F490B"/>
    <w:rsid w:val="3F5F5EE8"/>
    <w:rsid w:val="3F7E674D"/>
    <w:rsid w:val="3FBB5A05"/>
    <w:rsid w:val="3FBF345D"/>
    <w:rsid w:val="3FF13BA3"/>
    <w:rsid w:val="401B6DFE"/>
    <w:rsid w:val="402C75E6"/>
    <w:rsid w:val="404366F2"/>
    <w:rsid w:val="405B10A3"/>
    <w:rsid w:val="40806C82"/>
    <w:rsid w:val="40F0699F"/>
    <w:rsid w:val="414F292B"/>
    <w:rsid w:val="41612A15"/>
    <w:rsid w:val="41953974"/>
    <w:rsid w:val="41C03A30"/>
    <w:rsid w:val="41CF3417"/>
    <w:rsid w:val="41FF5D44"/>
    <w:rsid w:val="42112466"/>
    <w:rsid w:val="42226B2E"/>
    <w:rsid w:val="427B7BD1"/>
    <w:rsid w:val="42AF0C5D"/>
    <w:rsid w:val="42BA139C"/>
    <w:rsid w:val="42BD258E"/>
    <w:rsid w:val="42C338E7"/>
    <w:rsid w:val="430A4B44"/>
    <w:rsid w:val="430D5401"/>
    <w:rsid w:val="431A3352"/>
    <w:rsid w:val="43562447"/>
    <w:rsid w:val="43704476"/>
    <w:rsid w:val="43781157"/>
    <w:rsid w:val="43BB5D03"/>
    <w:rsid w:val="43CE1DBC"/>
    <w:rsid w:val="44086651"/>
    <w:rsid w:val="44204B32"/>
    <w:rsid w:val="442351B7"/>
    <w:rsid w:val="447F3641"/>
    <w:rsid w:val="448015F8"/>
    <w:rsid w:val="44892C03"/>
    <w:rsid w:val="44C03051"/>
    <w:rsid w:val="44CF04B2"/>
    <w:rsid w:val="451226B5"/>
    <w:rsid w:val="45474CD5"/>
    <w:rsid w:val="45586A87"/>
    <w:rsid w:val="458107E3"/>
    <w:rsid w:val="45C03066"/>
    <w:rsid w:val="45C22D88"/>
    <w:rsid w:val="45D50309"/>
    <w:rsid w:val="45FE6FAD"/>
    <w:rsid w:val="46022F58"/>
    <w:rsid w:val="460F68C5"/>
    <w:rsid w:val="46111B0B"/>
    <w:rsid w:val="461A105B"/>
    <w:rsid w:val="463C3FDA"/>
    <w:rsid w:val="4645033A"/>
    <w:rsid w:val="46565976"/>
    <w:rsid w:val="46660F24"/>
    <w:rsid w:val="469D6DDA"/>
    <w:rsid w:val="469E60AD"/>
    <w:rsid w:val="46A160A3"/>
    <w:rsid w:val="46A34A14"/>
    <w:rsid w:val="46C2311E"/>
    <w:rsid w:val="471818DB"/>
    <w:rsid w:val="471F2600"/>
    <w:rsid w:val="47844D39"/>
    <w:rsid w:val="47A55911"/>
    <w:rsid w:val="47D97781"/>
    <w:rsid w:val="48001237"/>
    <w:rsid w:val="48241B9C"/>
    <w:rsid w:val="48493235"/>
    <w:rsid w:val="48AD29A5"/>
    <w:rsid w:val="48B70C8C"/>
    <w:rsid w:val="48DC20B7"/>
    <w:rsid w:val="48E45C2E"/>
    <w:rsid w:val="490578BC"/>
    <w:rsid w:val="494F30D3"/>
    <w:rsid w:val="495F61A9"/>
    <w:rsid w:val="498D143E"/>
    <w:rsid w:val="4990791C"/>
    <w:rsid w:val="499822F3"/>
    <w:rsid w:val="49BF722B"/>
    <w:rsid w:val="49DC11D2"/>
    <w:rsid w:val="4A185898"/>
    <w:rsid w:val="4A304786"/>
    <w:rsid w:val="4A5119C3"/>
    <w:rsid w:val="4A5E59BB"/>
    <w:rsid w:val="4A6607E7"/>
    <w:rsid w:val="4A671658"/>
    <w:rsid w:val="4A9D30EF"/>
    <w:rsid w:val="4AAD0525"/>
    <w:rsid w:val="4AD634E5"/>
    <w:rsid w:val="4ADC36C3"/>
    <w:rsid w:val="4AEC5AE0"/>
    <w:rsid w:val="4B1A76E2"/>
    <w:rsid w:val="4B236014"/>
    <w:rsid w:val="4B4279FE"/>
    <w:rsid w:val="4B7650BF"/>
    <w:rsid w:val="4B9B08CC"/>
    <w:rsid w:val="4BA36E09"/>
    <w:rsid w:val="4C0112E7"/>
    <w:rsid w:val="4C0C3A4E"/>
    <w:rsid w:val="4C1729A3"/>
    <w:rsid w:val="4C327119"/>
    <w:rsid w:val="4C384BE9"/>
    <w:rsid w:val="4C4125F6"/>
    <w:rsid w:val="4C426CFB"/>
    <w:rsid w:val="4C5B34A8"/>
    <w:rsid w:val="4C7276FE"/>
    <w:rsid w:val="4C7E7C20"/>
    <w:rsid w:val="4CAC502D"/>
    <w:rsid w:val="4CAC7FF8"/>
    <w:rsid w:val="4CD37C0D"/>
    <w:rsid w:val="4CD91AD8"/>
    <w:rsid w:val="4CFF0B9F"/>
    <w:rsid w:val="4D025601"/>
    <w:rsid w:val="4D032D6A"/>
    <w:rsid w:val="4D044FC5"/>
    <w:rsid w:val="4D133A0C"/>
    <w:rsid w:val="4D1B6538"/>
    <w:rsid w:val="4D1E41EF"/>
    <w:rsid w:val="4D1E4F37"/>
    <w:rsid w:val="4D2E02FC"/>
    <w:rsid w:val="4D68284A"/>
    <w:rsid w:val="4D787844"/>
    <w:rsid w:val="4D7E773D"/>
    <w:rsid w:val="4D8168D2"/>
    <w:rsid w:val="4D9F27EF"/>
    <w:rsid w:val="4DCB7E22"/>
    <w:rsid w:val="4E597912"/>
    <w:rsid w:val="4E610822"/>
    <w:rsid w:val="4E820A42"/>
    <w:rsid w:val="4E8E535E"/>
    <w:rsid w:val="4EDC06EA"/>
    <w:rsid w:val="4EE309AC"/>
    <w:rsid w:val="4EF14181"/>
    <w:rsid w:val="4EF8723F"/>
    <w:rsid w:val="4F07487B"/>
    <w:rsid w:val="4F0D0F33"/>
    <w:rsid w:val="4F3C37D6"/>
    <w:rsid w:val="4F494825"/>
    <w:rsid w:val="4F590377"/>
    <w:rsid w:val="4F5C144E"/>
    <w:rsid w:val="4F64359F"/>
    <w:rsid w:val="4FC24FEE"/>
    <w:rsid w:val="4FF8620A"/>
    <w:rsid w:val="4FFA4C0B"/>
    <w:rsid w:val="50007E92"/>
    <w:rsid w:val="500D201B"/>
    <w:rsid w:val="50462C52"/>
    <w:rsid w:val="50993895"/>
    <w:rsid w:val="50AB408D"/>
    <w:rsid w:val="50B90581"/>
    <w:rsid w:val="50BB0D2E"/>
    <w:rsid w:val="51076176"/>
    <w:rsid w:val="511406BD"/>
    <w:rsid w:val="51277C1F"/>
    <w:rsid w:val="51297D6E"/>
    <w:rsid w:val="512F3803"/>
    <w:rsid w:val="516039D2"/>
    <w:rsid w:val="51FB534D"/>
    <w:rsid w:val="521027AA"/>
    <w:rsid w:val="52261243"/>
    <w:rsid w:val="522F6365"/>
    <w:rsid w:val="523A565C"/>
    <w:rsid w:val="525736E9"/>
    <w:rsid w:val="526F6AB4"/>
    <w:rsid w:val="5279449B"/>
    <w:rsid w:val="52D02328"/>
    <w:rsid w:val="52DA6A0C"/>
    <w:rsid w:val="52E170CC"/>
    <w:rsid w:val="52FE321C"/>
    <w:rsid w:val="530F0725"/>
    <w:rsid w:val="531E539F"/>
    <w:rsid w:val="532F772B"/>
    <w:rsid w:val="534E2E46"/>
    <w:rsid w:val="535E053F"/>
    <w:rsid w:val="536C03B1"/>
    <w:rsid w:val="53AD4CC4"/>
    <w:rsid w:val="53BA4FEA"/>
    <w:rsid w:val="53D431EC"/>
    <w:rsid w:val="53E27A9D"/>
    <w:rsid w:val="540F19E8"/>
    <w:rsid w:val="543737FB"/>
    <w:rsid w:val="545832F5"/>
    <w:rsid w:val="54910DBB"/>
    <w:rsid w:val="54922593"/>
    <w:rsid w:val="54AD04E7"/>
    <w:rsid w:val="54D37E0D"/>
    <w:rsid w:val="54E75132"/>
    <w:rsid w:val="54ED04D5"/>
    <w:rsid w:val="556B30FA"/>
    <w:rsid w:val="55C11672"/>
    <w:rsid w:val="55D27600"/>
    <w:rsid w:val="560C2405"/>
    <w:rsid w:val="5624610D"/>
    <w:rsid w:val="562C67D1"/>
    <w:rsid w:val="564108C5"/>
    <w:rsid w:val="56525595"/>
    <w:rsid w:val="567B3A1E"/>
    <w:rsid w:val="567C25BA"/>
    <w:rsid w:val="567F5C11"/>
    <w:rsid w:val="568E33F1"/>
    <w:rsid w:val="56983C6E"/>
    <w:rsid w:val="569E2A59"/>
    <w:rsid w:val="56BB7D79"/>
    <w:rsid w:val="56E05338"/>
    <w:rsid w:val="57056CDF"/>
    <w:rsid w:val="5722181B"/>
    <w:rsid w:val="57322F34"/>
    <w:rsid w:val="573D27B0"/>
    <w:rsid w:val="574E4E61"/>
    <w:rsid w:val="5752109F"/>
    <w:rsid w:val="577F6BCB"/>
    <w:rsid w:val="57964426"/>
    <w:rsid w:val="579B6E06"/>
    <w:rsid w:val="57AF779A"/>
    <w:rsid w:val="57C83B9B"/>
    <w:rsid w:val="58105701"/>
    <w:rsid w:val="581B640B"/>
    <w:rsid w:val="58253CD0"/>
    <w:rsid w:val="58407EB0"/>
    <w:rsid w:val="584F0261"/>
    <w:rsid w:val="58585823"/>
    <w:rsid w:val="58687792"/>
    <w:rsid w:val="586F232C"/>
    <w:rsid w:val="586F6369"/>
    <w:rsid w:val="587747DE"/>
    <w:rsid w:val="58787E2A"/>
    <w:rsid w:val="58822706"/>
    <w:rsid w:val="58B126F5"/>
    <w:rsid w:val="58B16098"/>
    <w:rsid w:val="58DF2318"/>
    <w:rsid w:val="58E70FB0"/>
    <w:rsid w:val="58E86A4F"/>
    <w:rsid w:val="593F6BE6"/>
    <w:rsid w:val="5944624D"/>
    <w:rsid w:val="594C2319"/>
    <w:rsid w:val="59583953"/>
    <w:rsid w:val="596004E2"/>
    <w:rsid w:val="59670190"/>
    <w:rsid w:val="59AD1E50"/>
    <w:rsid w:val="59EF4BB6"/>
    <w:rsid w:val="59F248BE"/>
    <w:rsid w:val="5A0B19F2"/>
    <w:rsid w:val="5A151584"/>
    <w:rsid w:val="5A1E6F7D"/>
    <w:rsid w:val="5A2367C5"/>
    <w:rsid w:val="5A24723C"/>
    <w:rsid w:val="5A296CCF"/>
    <w:rsid w:val="5A36006C"/>
    <w:rsid w:val="5A397099"/>
    <w:rsid w:val="5A6260D0"/>
    <w:rsid w:val="5A8C6B87"/>
    <w:rsid w:val="5AA36AFE"/>
    <w:rsid w:val="5ABC562D"/>
    <w:rsid w:val="5AEA403E"/>
    <w:rsid w:val="5B034466"/>
    <w:rsid w:val="5B1368C2"/>
    <w:rsid w:val="5B271457"/>
    <w:rsid w:val="5B563590"/>
    <w:rsid w:val="5B59563C"/>
    <w:rsid w:val="5B752CE3"/>
    <w:rsid w:val="5B8A3582"/>
    <w:rsid w:val="5BA05698"/>
    <w:rsid w:val="5BE72148"/>
    <w:rsid w:val="5BF0156D"/>
    <w:rsid w:val="5C205730"/>
    <w:rsid w:val="5C606915"/>
    <w:rsid w:val="5C855E74"/>
    <w:rsid w:val="5CBA6459"/>
    <w:rsid w:val="5CBF0C9E"/>
    <w:rsid w:val="5D36649E"/>
    <w:rsid w:val="5D465ED4"/>
    <w:rsid w:val="5D506FC7"/>
    <w:rsid w:val="5D58176E"/>
    <w:rsid w:val="5D6B28FD"/>
    <w:rsid w:val="5D800DF8"/>
    <w:rsid w:val="5D8621D7"/>
    <w:rsid w:val="5D96019C"/>
    <w:rsid w:val="5DDA6DFC"/>
    <w:rsid w:val="5DE0702D"/>
    <w:rsid w:val="5E0131F6"/>
    <w:rsid w:val="5E2651AE"/>
    <w:rsid w:val="5E633306"/>
    <w:rsid w:val="5E7C5E2C"/>
    <w:rsid w:val="5EA457BB"/>
    <w:rsid w:val="5EB87456"/>
    <w:rsid w:val="5EC27590"/>
    <w:rsid w:val="5EC61541"/>
    <w:rsid w:val="5ECF58AE"/>
    <w:rsid w:val="5EF50939"/>
    <w:rsid w:val="5F046A3B"/>
    <w:rsid w:val="5F0C10DA"/>
    <w:rsid w:val="5F3C1AD2"/>
    <w:rsid w:val="5F8F19E6"/>
    <w:rsid w:val="60243B7B"/>
    <w:rsid w:val="60780A25"/>
    <w:rsid w:val="60A75C4E"/>
    <w:rsid w:val="60DB44A1"/>
    <w:rsid w:val="60E3087F"/>
    <w:rsid w:val="611A79CB"/>
    <w:rsid w:val="61283E0D"/>
    <w:rsid w:val="612F5029"/>
    <w:rsid w:val="61650C3C"/>
    <w:rsid w:val="618411E5"/>
    <w:rsid w:val="61BD394C"/>
    <w:rsid w:val="61C23965"/>
    <w:rsid w:val="61DB3FA6"/>
    <w:rsid w:val="61EF6BCB"/>
    <w:rsid w:val="620931FA"/>
    <w:rsid w:val="621B4BB3"/>
    <w:rsid w:val="62575424"/>
    <w:rsid w:val="625D3822"/>
    <w:rsid w:val="6268701C"/>
    <w:rsid w:val="626E5AD4"/>
    <w:rsid w:val="627A4DA7"/>
    <w:rsid w:val="62805E13"/>
    <w:rsid w:val="62A677ED"/>
    <w:rsid w:val="62D0632E"/>
    <w:rsid w:val="62D46F60"/>
    <w:rsid w:val="62F76B0E"/>
    <w:rsid w:val="62FD25DA"/>
    <w:rsid w:val="630F026C"/>
    <w:rsid w:val="63134976"/>
    <w:rsid w:val="6326250F"/>
    <w:rsid w:val="6337195C"/>
    <w:rsid w:val="63585BA0"/>
    <w:rsid w:val="636C2F16"/>
    <w:rsid w:val="63984CEB"/>
    <w:rsid w:val="639D5F4D"/>
    <w:rsid w:val="63B718AD"/>
    <w:rsid w:val="63C0650D"/>
    <w:rsid w:val="63D262DA"/>
    <w:rsid w:val="63DA795C"/>
    <w:rsid w:val="63FD33D0"/>
    <w:rsid w:val="63FD381F"/>
    <w:rsid w:val="640411C9"/>
    <w:rsid w:val="640D6253"/>
    <w:rsid w:val="64202E87"/>
    <w:rsid w:val="64257C9D"/>
    <w:rsid w:val="64331C13"/>
    <w:rsid w:val="64535246"/>
    <w:rsid w:val="645467E3"/>
    <w:rsid w:val="645D585D"/>
    <w:rsid w:val="647C0A81"/>
    <w:rsid w:val="647E03D5"/>
    <w:rsid w:val="64DB35C9"/>
    <w:rsid w:val="650F18CC"/>
    <w:rsid w:val="650F7275"/>
    <w:rsid w:val="652C03EF"/>
    <w:rsid w:val="65662644"/>
    <w:rsid w:val="656C0AB7"/>
    <w:rsid w:val="656E361C"/>
    <w:rsid w:val="6589066B"/>
    <w:rsid w:val="65CA0A16"/>
    <w:rsid w:val="65F6055D"/>
    <w:rsid w:val="660221E5"/>
    <w:rsid w:val="6622135D"/>
    <w:rsid w:val="66260CC6"/>
    <w:rsid w:val="66465491"/>
    <w:rsid w:val="6668716F"/>
    <w:rsid w:val="667B4637"/>
    <w:rsid w:val="66A143B5"/>
    <w:rsid w:val="66A830E6"/>
    <w:rsid w:val="66B81B38"/>
    <w:rsid w:val="66F049E0"/>
    <w:rsid w:val="672B7210"/>
    <w:rsid w:val="67397BB2"/>
    <w:rsid w:val="673E75E3"/>
    <w:rsid w:val="67770DA1"/>
    <w:rsid w:val="677A77C2"/>
    <w:rsid w:val="67BC0427"/>
    <w:rsid w:val="67BC0AA5"/>
    <w:rsid w:val="67D8235A"/>
    <w:rsid w:val="67F81C22"/>
    <w:rsid w:val="67FD1B72"/>
    <w:rsid w:val="6807622E"/>
    <w:rsid w:val="685B10B8"/>
    <w:rsid w:val="686B0E9C"/>
    <w:rsid w:val="68704333"/>
    <w:rsid w:val="68D52D25"/>
    <w:rsid w:val="68F405FC"/>
    <w:rsid w:val="68FF2FEA"/>
    <w:rsid w:val="690063D3"/>
    <w:rsid w:val="691010D4"/>
    <w:rsid w:val="693674D9"/>
    <w:rsid w:val="6959493F"/>
    <w:rsid w:val="699725E9"/>
    <w:rsid w:val="69C72E65"/>
    <w:rsid w:val="69CB664C"/>
    <w:rsid w:val="69CC12D4"/>
    <w:rsid w:val="69EF5EC6"/>
    <w:rsid w:val="6A283C00"/>
    <w:rsid w:val="6AB57F32"/>
    <w:rsid w:val="6AE03F4B"/>
    <w:rsid w:val="6AF03F82"/>
    <w:rsid w:val="6AFB4205"/>
    <w:rsid w:val="6B246A3C"/>
    <w:rsid w:val="6B311184"/>
    <w:rsid w:val="6B4153B3"/>
    <w:rsid w:val="6B4B2591"/>
    <w:rsid w:val="6B5B52F5"/>
    <w:rsid w:val="6B79030C"/>
    <w:rsid w:val="6B832783"/>
    <w:rsid w:val="6B8F3889"/>
    <w:rsid w:val="6BD9221B"/>
    <w:rsid w:val="6BE64D29"/>
    <w:rsid w:val="6BF3289C"/>
    <w:rsid w:val="6C003380"/>
    <w:rsid w:val="6C1C74A8"/>
    <w:rsid w:val="6C40298A"/>
    <w:rsid w:val="6C615F41"/>
    <w:rsid w:val="6C7472E0"/>
    <w:rsid w:val="6C765EE9"/>
    <w:rsid w:val="6C8415D0"/>
    <w:rsid w:val="6C957BDA"/>
    <w:rsid w:val="6C9958F5"/>
    <w:rsid w:val="6CA55D83"/>
    <w:rsid w:val="6CA6409A"/>
    <w:rsid w:val="6CB37338"/>
    <w:rsid w:val="6CEB7E0F"/>
    <w:rsid w:val="6D167201"/>
    <w:rsid w:val="6D2F4043"/>
    <w:rsid w:val="6D3128B4"/>
    <w:rsid w:val="6D4D789E"/>
    <w:rsid w:val="6D671567"/>
    <w:rsid w:val="6D693407"/>
    <w:rsid w:val="6D8B6276"/>
    <w:rsid w:val="6D8C4F45"/>
    <w:rsid w:val="6DA163DF"/>
    <w:rsid w:val="6DC551A2"/>
    <w:rsid w:val="6DC71831"/>
    <w:rsid w:val="6DD66BBE"/>
    <w:rsid w:val="6DDC7706"/>
    <w:rsid w:val="6E1E2FF0"/>
    <w:rsid w:val="6E353E30"/>
    <w:rsid w:val="6E43498A"/>
    <w:rsid w:val="6E514F71"/>
    <w:rsid w:val="6E61322E"/>
    <w:rsid w:val="6E6F03B7"/>
    <w:rsid w:val="6E8C1BF4"/>
    <w:rsid w:val="6E8F7767"/>
    <w:rsid w:val="6EB80A2E"/>
    <w:rsid w:val="6EC36EFA"/>
    <w:rsid w:val="6ED338BB"/>
    <w:rsid w:val="6F3911D1"/>
    <w:rsid w:val="6F52535F"/>
    <w:rsid w:val="6F571BFC"/>
    <w:rsid w:val="6F6028B4"/>
    <w:rsid w:val="6FB94948"/>
    <w:rsid w:val="6FD57311"/>
    <w:rsid w:val="70244277"/>
    <w:rsid w:val="70280C02"/>
    <w:rsid w:val="70414609"/>
    <w:rsid w:val="705434E6"/>
    <w:rsid w:val="706F3106"/>
    <w:rsid w:val="70876680"/>
    <w:rsid w:val="709131D8"/>
    <w:rsid w:val="70A546E0"/>
    <w:rsid w:val="70D33284"/>
    <w:rsid w:val="70F06EB3"/>
    <w:rsid w:val="70FF289C"/>
    <w:rsid w:val="710A3BAA"/>
    <w:rsid w:val="71575964"/>
    <w:rsid w:val="715F480A"/>
    <w:rsid w:val="71DD449A"/>
    <w:rsid w:val="722F4EF1"/>
    <w:rsid w:val="72327805"/>
    <w:rsid w:val="7238082F"/>
    <w:rsid w:val="723F096D"/>
    <w:rsid w:val="72DE40D3"/>
    <w:rsid w:val="72E53134"/>
    <w:rsid w:val="72F6055E"/>
    <w:rsid w:val="72FA50F7"/>
    <w:rsid w:val="730E06FF"/>
    <w:rsid w:val="731126BB"/>
    <w:rsid w:val="731F588F"/>
    <w:rsid w:val="73235F49"/>
    <w:rsid w:val="732448BA"/>
    <w:rsid w:val="73636D0D"/>
    <w:rsid w:val="736936A0"/>
    <w:rsid w:val="739C0D97"/>
    <w:rsid w:val="73AB045F"/>
    <w:rsid w:val="73B77513"/>
    <w:rsid w:val="73C4089E"/>
    <w:rsid w:val="73C706DA"/>
    <w:rsid w:val="740F20F7"/>
    <w:rsid w:val="742E636F"/>
    <w:rsid w:val="743D5BDB"/>
    <w:rsid w:val="744B3C3B"/>
    <w:rsid w:val="74526FB9"/>
    <w:rsid w:val="747A6BF7"/>
    <w:rsid w:val="747E6B9A"/>
    <w:rsid w:val="74836867"/>
    <w:rsid w:val="749966B5"/>
    <w:rsid w:val="74997FE5"/>
    <w:rsid w:val="74D25646"/>
    <w:rsid w:val="7522593E"/>
    <w:rsid w:val="7531247B"/>
    <w:rsid w:val="7563003C"/>
    <w:rsid w:val="7584736C"/>
    <w:rsid w:val="758F7CC1"/>
    <w:rsid w:val="75A17AF8"/>
    <w:rsid w:val="75CF1A8A"/>
    <w:rsid w:val="75E862E6"/>
    <w:rsid w:val="75F92158"/>
    <w:rsid w:val="76050632"/>
    <w:rsid w:val="76600552"/>
    <w:rsid w:val="76997036"/>
    <w:rsid w:val="76A55104"/>
    <w:rsid w:val="76BD7A2F"/>
    <w:rsid w:val="76C75D16"/>
    <w:rsid w:val="76E9439B"/>
    <w:rsid w:val="771A06D5"/>
    <w:rsid w:val="772D4AEB"/>
    <w:rsid w:val="773E30D9"/>
    <w:rsid w:val="775E138C"/>
    <w:rsid w:val="77736195"/>
    <w:rsid w:val="77824599"/>
    <w:rsid w:val="77876E96"/>
    <w:rsid w:val="77FC51FC"/>
    <w:rsid w:val="780960B7"/>
    <w:rsid w:val="780B3406"/>
    <w:rsid w:val="78172742"/>
    <w:rsid w:val="78183B3B"/>
    <w:rsid w:val="78485439"/>
    <w:rsid w:val="78755F2E"/>
    <w:rsid w:val="789534BF"/>
    <w:rsid w:val="78AA1BA2"/>
    <w:rsid w:val="78BA1CA7"/>
    <w:rsid w:val="78C37B81"/>
    <w:rsid w:val="78ED4F99"/>
    <w:rsid w:val="7920053C"/>
    <w:rsid w:val="79B52D71"/>
    <w:rsid w:val="79EE65F1"/>
    <w:rsid w:val="79F43143"/>
    <w:rsid w:val="79FE738B"/>
    <w:rsid w:val="7A065EAD"/>
    <w:rsid w:val="7A0E70D4"/>
    <w:rsid w:val="7A182895"/>
    <w:rsid w:val="7A47299A"/>
    <w:rsid w:val="7A87483C"/>
    <w:rsid w:val="7AA74236"/>
    <w:rsid w:val="7AAB47AD"/>
    <w:rsid w:val="7ABA468F"/>
    <w:rsid w:val="7AC40F7A"/>
    <w:rsid w:val="7AFD52CA"/>
    <w:rsid w:val="7B1F1510"/>
    <w:rsid w:val="7B48142D"/>
    <w:rsid w:val="7B4B061B"/>
    <w:rsid w:val="7B9B5005"/>
    <w:rsid w:val="7BB07A8B"/>
    <w:rsid w:val="7BBF2CEF"/>
    <w:rsid w:val="7BC72BF1"/>
    <w:rsid w:val="7BD13B9B"/>
    <w:rsid w:val="7C215670"/>
    <w:rsid w:val="7C426C2B"/>
    <w:rsid w:val="7C427DDB"/>
    <w:rsid w:val="7C4C6B73"/>
    <w:rsid w:val="7C791A08"/>
    <w:rsid w:val="7C815446"/>
    <w:rsid w:val="7C9B6BA1"/>
    <w:rsid w:val="7CAF7B5C"/>
    <w:rsid w:val="7CCA00BF"/>
    <w:rsid w:val="7CCA6739"/>
    <w:rsid w:val="7D0024C4"/>
    <w:rsid w:val="7D1A2509"/>
    <w:rsid w:val="7D4636B9"/>
    <w:rsid w:val="7D5622D9"/>
    <w:rsid w:val="7D6719D2"/>
    <w:rsid w:val="7D74053C"/>
    <w:rsid w:val="7D75315D"/>
    <w:rsid w:val="7D9B5130"/>
    <w:rsid w:val="7D9E70AB"/>
    <w:rsid w:val="7DA54345"/>
    <w:rsid w:val="7DC6392B"/>
    <w:rsid w:val="7DF137D0"/>
    <w:rsid w:val="7E4F07BE"/>
    <w:rsid w:val="7E8E517D"/>
    <w:rsid w:val="7EAB167D"/>
    <w:rsid w:val="7EBB6A25"/>
    <w:rsid w:val="7ED10794"/>
    <w:rsid w:val="7EFB2C7A"/>
    <w:rsid w:val="7F0E0346"/>
    <w:rsid w:val="7F247A99"/>
    <w:rsid w:val="7F284ADE"/>
    <w:rsid w:val="7F3D2AB2"/>
    <w:rsid w:val="7F46028F"/>
    <w:rsid w:val="7F5F25DA"/>
    <w:rsid w:val="7F970C95"/>
    <w:rsid w:val="7F972B51"/>
    <w:rsid w:val="7F9E2C24"/>
    <w:rsid w:val="7FB73BDB"/>
    <w:rsid w:val="7FD26FA0"/>
    <w:rsid w:val="7FF050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9"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6"/>
    <w:basedOn w:val="1"/>
    <w:next w:val="1"/>
    <w:unhideWhenUsed/>
    <w:qFormat/>
    <w:uiPriority w:val="9"/>
    <w:pPr>
      <w:keepNext/>
      <w:keepLines/>
      <w:spacing w:before="240" w:after="64" w:line="320" w:lineRule="auto"/>
      <w:outlineLvl w:val="5"/>
    </w:pPr>
    <w:rPr>
      <w:rFonts w:ascii="Calibri Light" w:hAnsi="Calibri Light"/>
      <w:b/>
      <w:bCs/>
      <w:sz w:val="24"/>
      <w:szCs w:val="24"/>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link w:val="19"/>
    <w:qFormat/>
    <w:uiPriority w:val="0"/>
    <w:pPr>
      <w:jc w:val="left"/>
    </w:pPr>
  </w:style>
  <w:style w:type="paragraph" w:styleId="4">
    <w:name w:val="Balloon Text"/>
    <w:basedOn w:val="1"/>
    <w:link w:val="16"/>
    <w:qFormat/>
    <w:uiPriority w:val="0"/>
    <w:rPr>
      <w:sz w:val="18"/>
      <w:szCs w:val="18"/>
    </w:rPr>
  </w:style>
  <w:style w:type="paragraph" w:styleId="5">
    <w:name w:val="footer"/>
    <w:basedOn w:val="1"/>
    <w:link w:val="15"/>
    <w:qFormat/>
    <w:uiPriority w:val="0"/>
    <w:pPr>
      <w:tabs>
        <w:tab w:val="center" w:pos="4153"/>
        <w:tab w:val="right" w:pos="8306"/>
      </w:tabs>
      <w:snapToGrid w:val="0"/>
      <w:jc w:val="left"/>
    </w:pPr>
    <w:rPr>
      <w:sz w:val="18"/>
      <w:szCs w:val="18"/>
    </w:rPr>
  </w:style>
  <w:style w:type="paragraph" w:styleId="6">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annotation subject"/>
    <w:basedOn w:val="3"/>
    <w:next w:val="3"/>
    <w:link w:val="20"/>
    <w:qFormat/>
    <w:uiPriority w:val="0"/>
    <w:rPr>
      <w:b/>
      <w:bCs/>
    </w:rPr>
  </w:style>
  <w:style w:type="character" w:styleId="12">
    <w:name w:val="Hyperlink"/>
    <w:basedOn w:val="11"/>
    <w:qFormat/>
    <w:uiPriority w:val="0"/>
    <w:rPr>
      <w:color w:val="0000FF"/>
      <w:u w:val="single"/>
    </w:rPr>
  </w:style>
  <w:style w:type="character" w:styleId="13">
    <w:name w:val="annotation reference"/>
    <w:basedOn w:val="11"/>
    <w:qFormat/>
    <w:uiPriority w:val="0"/>
    <w:rPr>
      <w:sz w:val="21"/>
      <w:szCs w:val="21"/>
    </w:rPr>
  </w:style>
  <w:style w:type="character" w:customStyle="1" w:styleId="14">
    <w:name w:val="页眉 字符"/>
    <w:basedOn w:val="11"/>
    <w:link w:val="6"/>
    <w:qFormat/>
    <w:uiPriority w:val="0"/>
    <w:rPr>
      <w:rFonts w:ascii="Times New Roman" w:hAnsi="Times New Roman" w:eastAsia="宋体" w:cs="Times New Roman"/>
      <w:kern w:val="2"/>
      <w:sz w:val="18"/>
      <w:szCs w:val="18"/>
    </w:rPr>
  </w:style>
  <w:style w:type="character" w:customStyle="1" w:styleId="15">
    <w:name w:val="页脚 字符"/>
    <w:basedOn w:val="11"/>
    <w:link w:val="5"/>
    <w:qFormat/>
    <w:uiPriority w:val="0"/>
    <w:rPr>
      <w:rFonts w:ascii="Times New Roman" w:hAnsi="Times New Roman" w:eastAsia="宋体" w:cs="Times New Roman"/>
      <w:kern w:val="2"/>
      <w:sz w:val="18"/>
      <w:szCs w:val="18"/>
    </w:rPr>
  </w:style>
  <w:style w:type="character" w:customStyle="1" w:styleId="16">
    <w:name w:val="批注框文本 字符"/>
    <w:basedOn w:val="11"/>
    <w:link w:val="4"/>
    <w:qFormat/>
    <w:uiPriority w:val="0"/>
    <w:rPr>
      <w:rFonts w:ascii="Times New Roman" w:hAnsi="Times New Roman" w:eastAsia="宋体" w:cs="Times New Roman"/>
      <w:kern w:val="2"/>
      <w:sz w:val="18"/>
      <w:szCs w:val="18"/>
    </w:rPr>
  </w:style>
  <w:style w:type="paragraph" w:customStyle="1" w:styleId="17">
    <w:name w:val="WPSOffice手动目录 1"/>
    <w:qFormat/>
    <w:uiPriority w:val="0"/>
    <w:rPr>
      <w:rFonts w:ascii="Times New Roman" w:hAnsi="Times New Roman" w:eastAsia="宋体" w:cs="Times New Roman"/>
      <w:lang w:val="en-US" w:eastAsia="zh-CN" w:bidi="ar-SA"/>
    </w:rPr>
  </w:style>
  <w:style w:type="paragraph" w:customStyle="1" w:styleId="18">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19">
    <w:name w:val="批注文字 字符"/>
    <w:basedOn w:val="11"/>
    <w:link w:val="3"/>
    <w:qFormat/>
    <w:uiPriority w:val="0"/>
    <w:rPr>
      <w:kern w:val="2"/>
      <w:sz w:val="21"/>
    </w:rPr>
  </w:style>
  <w:style w:type="character" w:customStyle="1" w:styleId="20">
    <w:name w:val="批注主题 字符"/>
    <w:basedOn w:val="19"/>
    <w:link w:val="9"/>
    <w:qFormat/>
    <w:uiPriority w:val="0"/>
    <w:rPr>
      <w:b/>
      <w:bCs/>
      <w:kern w:val="2"/>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5" Type="http://schemas.microsoft.com/office/2011/relationships/people" Target="people.xml"/><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2954</Words>
  <Characters>16842</Characters>
  <Lines>140</Lines>
  <Paragraphs>39</Paragraphs>
  <TotalTime>3</TotalTime>
  <ScaleCrop>false</ScaleCrop>
  <LinksUpToDate>false</LinksUpToDate>
  <CharactersWithSpaces>19757</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2019-10-18T01:09:00Z</dcterms:created>
  <dc:creator>lich</dc:creator>
  <cp:lastModifiedBy>wait</cp:lastModifiedBy>
  <cp:lastPrinted>2019-10-21T00:24:00Z</cp:lastPrinted>
  <dcterms:modified xsi:type="dcterms:W3CDTF">2020-06-02T03:26:07Z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